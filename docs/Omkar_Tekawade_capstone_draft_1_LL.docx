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F63C5" w14:textId="77777777" w:rsidR="00A60440" w:rsidRDefault="009E27DE">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587F63C6" w14:textId="692B1306"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Normalized Difference Vegetation Index (NDVI)</w:t>
      </w:r>
      <w:r>
        <w:rPr>
          <w:rFonts w:ascii="Times New Roman" w:eastAsia="Times New Roman" w:hAnsi="Times New Roman" w:cs="Times New Roman"/>
          <w:sz w:val="24"/>
          <w:szCs w:val="24"/>
        </w:rPr>
        <w:t xml:space="preserve"> is a widely used vegetation index derived from the red (620–750 nm) and near-infrared (NIR) (750–900 nm) spectral bands.</w:t>
      </w:r>
      <w:r w:rsidR="00C8560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NDVI has become the most common vegetation index worldwide because it provides a reliable, quantitative measure of vegetation vigor and density. With increasing global demand for food and the growing impacts of climate variability, tools like NDVI play a critical role in enabling sustainable agriculture by supporting efficient resource management, yield prediction, and early stress detection at scale.</w:t>
      </w:r>
    </w:p>
    <w:p w14:paraId="587F63C7" w14:textId="54139A7D"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NDVI is a key indicator of crop health and growth. On large farms, it is impractical to take manual measurements or rely solely on visual inspection to detect nutrient deficiencies, pest damage, or other stress factors. By providing frequent, spatially comprehensive insights into vegetation vigor, remote sensing offers scalable opportunities to better understand the spatial and temporal variability of crops, enabling more informed and timely management decisions.</w:t>
      </w:r>
      <w:r w:rsidR="003E32E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Remote sensing satellites, such as those operated by </w:t>
      </w:r>
      <w:commentRangeStart w:id="0"/>
      <w:r>
        <w:rPr>
          <w:rFonts w:ascii="Times New Roman" w:eastAsia="Times New Roman" w:hAnsi="Times New Roman" w:cs="Times New Roman"/>
          <w:b/>
          <w:sz w:val="24"/>
          <w:szCs w:val="24"/>
        </w:rPr>
        <w:t>Planet</w:t>
      </w:r>
      <w:commentRangeEnd w:id="0"/>
      <w:r w:rsidR="00233030">
        <w:rPr>
          <w:rStyle w:val="CommentReference"/>
        </w:rPr>
        <w:commentReference w:id="0"/>
      </w:r>
      <w:ins w:id="1" w:author="Omkar Tekawade" w:date="2025-08-18T16:44:00Z" w16du:dateUtc="2025-08-18T20:44:00Z">
        <w:r w:rsidR="009C6F26">
          <w:rPr>
            <w:rFonts w:ascii="Times New Roman" w:eastAsia="Times New Roman" w:hAnsi="Times New Roman" w:cs="Times New Roman"/>
            <w:b/>
            <w:sz w:val="24"/>
            <w:szCs w:val="24"/>
          </w:rPr>
          <w:t xml:space="preserve"> Labs PBC</w:t>
        </w:r>
      </w:ins>
      <w:r>
        <w:rPr>
          <w:rFonts w:ascii="Times New Roman" w:eastAsia="Times New Roman" w:hAnsi="Times New Roman" w:cs="Times New Roman"/>
          <w:sz w:val="24"/>
          <w:szCs w:val="24"/>
        </w:rPr>
        <w:t>, can achieve temporal resolutions of up to one image per day, enabling the creation of dynamic NDVI time series. These time series provide valuable insights into plant growth patterns and help identify early signs of stress, allowing for timely interventions. However, while NDVI is effective, it is also susceptible to limitations such as sensitivity to soil background reflectance, saturation in dense vegetation canopies, and variability across sensors.</w:t>
      </w:r>
    </w:p>
    <w:p w14:paraId="587F63C8"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NDVI measurements are further affected by atmospheric and radiometric conditions, which can lead to misleading signals about crop health (Huang et al., 2021). Even though atmospheric correction algorithms are applied to satellite data, these corrections are typically global and may not fully capture local atmospheric conditions at the time of image acquisition (Fan &amp; Liu, 2016). As a result, NDVI fluctuations may sometimes be due to environmental noise rather than true changes in vegetation (Hird, 2008).</w:t>
      </w:r>
    </w:p>
    <w:p w14:paraId="587F63C9"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addresses the gap in local radiometric correction of NDVI time series for agriculture. The approach involves placing inexpensive tarps—assumed to be pseudo-invariant surfaces—within the field. The NDVI of these tarps is expected to remain constant; therefore, any variation detected in satellite imagery is interpreted as error introduced by atmospheric or radiometric inconsistencies. Unlike purely algorithmic corrections, this pseudo-invariant surface method provides a low-cost, in-situ calibration reference that reflects local atmospheric and illumination conditions, enabling higher precision in time series analysis.</w:t>
      </w:r>
    </w:p>
    <w:p w14:paraId="587F63CA"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hypothesizes that local radiometric correction of NDVI using pseudo-invariant tarp references will significantly reduce noise in satellite-derived NDVI time series and improve agreement with hyperspectral ground-truth measurements. If successful, this method could </w:t>
      </w:r>
      <w:r>
        <w:rPr>
          <w:rFonts w:ascii="Times New Roman" w:eastAsia="Times New Roman" w:hAnsi="Times New Roman" w:cs="Times New Roman"/>
          <w:sz w:val="24"/>
          <w:szCs w:val="24"/>
        </w:rPr>
        <w:lastRenderedPageBreak/>
        <w:t>enhance the accuracy of crop monitoring systems, inform precision agriculture decisions, and be scaled to diverse agricultural contexts worldwide.</w:t>
      </w:r>
    </w:p>
    <w:p w14:paraId="587F63CB" w14:textId="77777777" w:rsidR="00A60440" w:rsidRDefault="009E27DE">
      <w:pPr>
        <w:pStyle w:val="Heading2"/>
        <w:keepNext w:val="0"/>
        <w:keepLines w:val="0"/>
        <w:spacing w:after="80"/>
        <w:rPr>
          <w:rFonts w:ascii="Times New Roman" w:eastAsia="Times New Roman" w:hAnsi="Times New Roman" w:cs="Times New Roman"/>
          <w:b/>
          <w:sz w:val="24"/>
          <w:szCs w:val="24"/>
        </w:rPr>
      </w:pPr>
      <w:bookmarkStart w:id="2" w:name="_96ra82e6x1yg" w:colFirst="0" w:colLast="0"/>
      <w:bookmarkEnd w:id="2"/>
      <w:r>
        <w:rPr>
          <w:rFonts w:ascii="Times New Roman" w:eastAsia="Times New Roman" w:hAnsi="Times New Roman" w:cs="Times New Roman"/>
          <w:b/>
          <w:sz w:val="24"/>
          <w:szCs w:val="24"/>
        </w:rPr>
        <w:t>MATERIALS AND METHODS</w:t>
      </w:r>
    </w:p>
    <w:p w14:paraId="587F63CC" w14:textId="77777777" w:rsidR="00A60440" w:rsidRDefault="009E27DE">
      <w:pPr>
        <w:pStyle w:val="Heading3"/>
        <w:keepNext w:val="0"/>
        <w:keepLines w:val="0"/>
        <w:spacing w:before="280"/>
        <w:rPr>
          <w:rFonts w:ascii="Times New Roman" w:eastAsia="Times New Roman" w:hAnsi="Times New Roman" w:cs="Times New Roman"/>
          <w:b/>
          <w:color w:val="000000"/>
          <w:sz w:val="26"/>
          <w:szCs w:val="26"/>
        </w:rPr>
      </w:pPr>
      <w:bookmarkStart w:id="3" w:name="_g577corhr3bv" w:colFirst="0" w:colLast="0"/>
      <w:bookmarkEnd w:id="3"/>
      <w:r>
        <w:rPr>
          <w:rFonts w:ascii="Times New Roman" w:eastAsia="Times New Roman" w:hAnsi="Times New Roman" w:cs="Times New Roman"/>
          <w:b/>
          <w:color w:val="000000"/>
          <w:sz w:val="26"/>
          <w:szCs w:val="26"/>
        </w:rPr>
        <w:t>2.1 Study Site</w:t>
      </w:r>
    </w:p>
    <w:p w14:paraId="587F63CD"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experiment was conducted during the 2022 and 2023 growing seasons in Ithaca, New York. A different field was used each year at the New York location. Two artificial tarps—one red and one white—were deployed adjacent to the fields to serve as pseudo-invariant reference surfaces for radiometric correction.</w:t>
      </w:r>
    </w:p>
    <w:p w14:paraId="587F63CE" w14:textId="77777777" w:rsidR="00A60440" w:rsidRDefault="009E27DE">
      <w:pPr>
        <w:pStyle w:val="Heading3"/>
        <w:keepNext w:val="0"/>
        <w:keepLines w:val="0"/>
        <w:spacing w:before="280"/>
        <w:rPr>
          <w:rFonts w:ascii="Times New Roman" w:eastAsia="Times New Roman" w:hAnsi="Times New Roman" w:cs="Times New Roman"/>
          <w:b/>
          <w:color w:val="000000"/>
          <w:sz w:val="26"/>
          <w:szCs w:val="26"/>
        </w:rPr>
      </w:pPr>
      <w:bookmarkStart w:id="4" w:name="_yyle5i7jfqdf" w:colFirst="0" w:colLast="0"/>
      <w:bookmarkEnd w:id="4"/>
      <w:r>
        <w:rPr>
          <w:rFonts w:ascii="Times New Roman" w:eastAsia="Times New Roman" w:hAnsi="Times New Roman" w:cs="Times New Roman"/>
          <w:b/>
          <w:color w:val="000000"/>
          <w:sz w:val="26"/>
          <w:szCs w:val="26"/>
        </w:rPr>
        <w:t>2.2 Experimental Design</w:t>
      </w:r>
    </w:p>
    <w:p w14:paraId="587F63CF"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experimental fields </w:t>
      </w:r>
      <w:proofErr w:type="gramStart"/>
      <w:r>
        <w:rPr>
          <w:rFonts w:ascii="Times New Roman" w:eastAsia="Times New Roman" w:hAnsi="Times New Roman" w:cs="Times New Roman"/>
          <w:sz w:val="24"/>
          <w:szCs w:val="24"/>
        </w:rPr>
        <w:t>were located in</w:t>
      </w:r>
      <w:proofErr w:type="gramEnd"/>
      <w:r>
        <w:rPr>
          <w:rFonts w:ascii="Times New Roman" w:eastAsia="Times New Roman" w:hAnsi="Times New Roman" w:cs="Times New Roman"/>
          <w:sz w:val="24"/>
          <w:szCs w:val="24"/>
        </w:rPr>
        <w:t xml:space="preserve"> Ithaca, NY, and each encompassed approximately 0.8 ha. Fields were moldboard plowed to a depth of 20 cm and cultivated several days prior to planting. Maize (</w:t>
      </w:r>
      <w:r>
        <w:rPr>
          <w:rFonts w:ascii="Times New Roman" w:eastAsia="Times New Roman" w:hAnsi="Times New Roman" w:cs="Times New Roman"/>
          <w:i/>
          <w:sz w:val="24"/>
          <w:szCs w:val="24"/>
        </w:rPr>
        <w:t>Pioneer 9492AM</w:t>
      </w:r>
      <w:r>
        <w:rPr>
          <w:rFonts w:ascii="Times New Roman" w:eastAsia="Times New Roman" w:hAnsi="Times New Roman" w:cs="Times New Roman"/>
          <w:sz w:val="24"/>
          <w:szCs w:val="24"/>
        </w:rPr>
        <w:t>) was planted at a density of 74,000 plants ha⁻¹. Starter fertilizer was applied at a rate of 22 kg N ha⁻¹ (equivalent to 220 kg ha⁻¹ of 10-20-20).</w:t>
      </w:r>
    </w:p>
    <w:p w14:paraId="587F63D0"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Each experimental field was subdivided into 3 × 3 m Elementary Measurement Areas (EMAs), grid-registered to match the geospatial pixel raster of the Planet satellite network. EMAs were evenly distributed across the field, with 9 in each half, totaling 18 EMAs per year. Corner locations of each EMA were marked with flags using a real-time kinematic (RTK) GPS for repeated measurements throughout the season. Weeds were controlled using glyphosate applied 2–3 weeks after planting.</w:t>
      </w:r>
    </w:p>
    <w:p w14:paraId="587F63D1" w14:textId="77777777" w:rsidR="00A60440" w:rsidRDefault="009E27DE">
      <w:pPr>
        <w:pStyle w:val="Heading3"/>
        <w:keepNext w:val="0"/>
        <w:keepLines w:val="0"/>
        <w:spacing w:before="280"/>
        <w:rPr>
          <w:rFonts w:ascii="Times New Roman" w:eastAsia="Times New Roman" w:hAnsi="Times New Roman" w:cs="Times New Roman"/>
          <w:b/>
          <w:color w:val="000000"/>
          <w:sz w:val="26"/>
          <w:szCs w:val="26"/>
        </w:rPr>
      </w:pPr>
      <w:bookmarkStart w:id="5" w:name="_8wq8teoj540c" w:colFirst="0" w:colLast="0"/>
      <w:bookmarkEnd w:id="5"/>
      <w:r>
        <w:rPr>
          <w:rFonts w:ascii="Times New Roman" w:eastAsia="Times New Roman" w:hAnsi="Times New Roman" w:cs="Times New Roman"/>
          <w:b/>
          <w:color w:val="000000"/>
          <w:sz w:val="26"/>
          <w:szCs w:val="26"/>
        </w:rPr>
        <w:t>2.3 Crop Spectral Measurement and Vegetation Index Calculation</w:t>
      </w:r>
    </w:p>
    <w:p w14:paraId="587F63D2"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Throughout the growing season, spectral reflectance was measured above the canopy of each EMA. In Ithaca, this was performed manually using an ASD </w:t>
      </w:r>
      <w:proofErr w:type="spellStart"/>
      <w:r>
        <w:rPr>
          <w:rFonts w:ascii="Times New Roman" w:eastAsia="Times New Roman" w:hAnsi="Times New Roman" w:cs="Times New Roman"/>
          <w:sz w:val="24"/>
          <w:szCs w:val="24"/>
        </w:rPr>
        <w:t>HandHeld</w:t>
      </w:r>
      <w:proofErr w:type="spellEnd"/>
      <w:r>
        <w:rPr>
          <w:rFonts w:ascii="Times New Roman" w:eastAsia="Times New Roman" w:hAnsi="Times New Roman" w:cs="Times New Roman"/>
          <w:sz w:val="24"/>
          <w:szCs w:val="24"/>
        </w:rPr>
        <w:t xml:space="preserve"> 2 spectroradiometer (Malvern </w:t>
      </w:r>
      <w:proofErr w:type="spellStart"/>
      <w:r>
        <w:rPr>
          <w:rFonts w:ascii="Times New Roman" w:eastAsia="Times New Roman" w:hAnsi="Times New Roman" w:cs="Times New Roman"/>
          <w:sz w:val="24"/>
          <w:szCs w:val="24"/>
        </w:rPr>
        <w:t>Panalytical</w:t>
      </w:r>
      <w:proofErr w:type="spellEnd"/>
      <w:r>
        <w:rPr>
          <w:rFonts w:ascii="Times New Roman" w:eastAsia="Times New Roman" w:hAnsi="Times New Roman" w:cs="Times New Roman"/>
          <w:sz w:val="24"/>
          <w:szCs w:val="24"/>
        </w:rPr>
        <w:t>, Malvern, UK). The spectroradiometer was mounted to a custom boom with a trigger to hold the device’s aperture nadir and centered above the EMA at a height of approximately 4.5 m, ensuring clearance above the canopy throughout the season.</w:t>
      </w:r>
    </w:p>
    <w:p w14:paraId="587F63D3"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EMA and for each tarp on every measurement date, 10 consecutive readings were taken and averaged. The full averaged spectrum (325–1075 nm, 1 nm resolution) was then divided into spectral bands corresponding to the Planet PSB.SD instrument (Table 1). Each band’s reflectance was calculated by averaging all wavelengths within its full-width half-maximum (FWHM) range.</w:t>
      </w:r>
    </w:p>
    <w:p w14:paraId="587F63D4"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Normalized Difference Vegetation Index (NDVI) was calculated as:</w:t>
      </w:r>
    </w:p>
    <w:p w14:paraId="587F63D5" w14:textId="77777777" w:rsidR="00A60440" w:rsidRDefault="009E27DE">
      <w:pPr>
        <w:spacing w:before="240" w:after="240"/>
        <w:ind w:left="540" w:hanging="5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NDVI=NIR-Red/ NIR+Red</m:t>
          </m:r>
        </m:oMath>
      </m:oMathPara>
    </w:p>
    <w:p w14:paraId="587F63D6" w14:textId="77777777" w:rsidR="00A60440" w:rsidRDefault="009E27DE">
      <w:p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1. Planet PSB.SD spectral bands</w:t>
      </w:r>
    </w:p>
    <w:tbl>
      <w:tblPr>
        <w:tblStyle w:val="a"/>
        <w:tblW w:w="934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45"/>
        <w:gridCol w:w="1680"/>
        <w:gridCol w:w="660"/>
        <w:gridCol w:w="960"/>
        <w:gridCol w:w="840"/>
        <w:gridCol w:w="885"/>
        <w:gridCol w:w="630"/>
        <w:gridCol w:w="1200"/>
        <w:gridCol w:w="645"/>
      </w:tblGrid>
      <w:tr w:rsidR="00A60440" w14:paraId="587F63E0" w14:textId="77777777">
        <w:trPr>
          <w:trHeight w:val="740"/>
        </w:trPr>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D7"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Band</w:t>
            </w:r>
          </w:p>
        </w:tc>
        <w:tc>
          <w:tcPr>
            <w:tcW w:w="1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D8"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Coastal Blue</w:t>
            </w:r>
          </w:p>
        </w:tc>
        <w:tc>
          <w:tcPr>
            <w:tcW w:w="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D9"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Blue</w:t>
            </w:r>
          </w:p>
        </w:tc>
        <w:tc>
          <w:tcPr>
            <w:tcW w:w="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DA"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Green I</w:t>
            </w:r>
          </w:p>
        </w:tc>
        <w:tc>
          <w:tcPr>
            <w:tcW w:w="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DB"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Green</w:t>
            </w:r>
          </w:p>
        </w:tc>
        <w:tc>
          <w:tcPr>
            <w:tcW w:w="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DC"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Yellow</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DD"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Red</w:t>
            </w:r>
          </w:p>
        </w:tc>
        <w:tc>
          <w:tcPr>
            <w:tcW w:w="1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DE"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Red Edge</w:t>
            </w:r>
          </w:p>
        </w:tc>
        <w:tc>
          <w:tcPr>
            <w:tcW w:w="6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DF"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NIR</w:t>
            </w:r>
          </w:p>
        </w:tc>
      </w:tr>
      <w:tr w:rsidR="00A60440" w14:paraId="587F63EA" w14:textId="77777777">
        <w:trPr>
          <w:trHeight w:val="500"/>
        </w:trPr>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E1"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Wavelength (nm)</w:t>
            </w:r>
          </w:p>
        </w:tc>
        <w:tc>
          <w:tcPr>
            <w:tcW w:w="1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E2"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443</w:t>
            </w:r>
          </w:p>
        </w:tc>
        <w:tc>
          <w:tcPr>
            <w:tcW w:w="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E3"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490</w:t>
            </w:r>
          </w:p>
        </w:tc>
        <w:tc>
          <w:tcPr>
            <w:tcW w:w="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E4"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531</w:t>
            </w:r>
          </w:p>
        </w:tc>
        <w:tc>
          <w:tcPr>
            <w:tcW w:w="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E5"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565</w:t>
            </w:r>
          </w:p>
        </w:tc>
        <w:tc>
          <w:tcPr>
            <w:tcW w:w="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E6"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610</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E7"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665</w:t>
            </w:r>
          </w:p>
        </w:tc>
        <w:tc>
          <w:tcPr>
            <w:tcW w:w="1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E8"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705</w:t>
            </w:r>
          </w:p>
        </w:tc>
        <w:tc>
          <w:tcPr>
            <w:tcW w:w="6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E9"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865</w:t>
            </w:r>
          </w:p>
        </w:tc>
      </w:tr>
      <w:tr w:rsidR="00A60440" w14:paraId="587F63F4" w14:textId="77777777">
        <w:trPr>
          <w:trHeight w:val="500"/>
        </w:trPr>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EB"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FWHM (nm)</w:t>
            </w:r>
          </w:p>
        </w:tc>
        <w:tc>
          <w:tcPr>
            <w:tcW w:w="1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EC"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20</w:t>
            </w:r>
          </w:p>
        </w:tc>
        <w:tc>
          <w:tcPr>
            <w:tcW w:w="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ED"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50</w:t>
            </w:r>
          </w:p>
        </w:tc>
        <w:tc>
          <w:tcPr>
            <w:tcW w:w="9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EE"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36</w:t>
            </w:r>
          </w:p>
        </w:tc>
        <w:tc>
          <w:tcPr>
            <w:tcW w:w="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EF"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36</w:t>
            </w:r>
          </w:p>
        </w:tc>
        <w:tc>
          <w:tcPr>
            <w:tcW w:w="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F0"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20</w:t>
            </w:r>
          </w:p>
        </w:tc>
        <w:tc>
          <w:tcPr>
            <w:tcW w:w="6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F1"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31</w:t>
            </w:r>
          </w:p>
        </w:tc>
        <w:tc>
          <w:tcPr>
            <w:tcW w:w="12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F2"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15</w:t>
            </w:r>
          </w:p>
        </w:tc>
        <w:tc>
          <w:tcPr>
            <w:tcW w:w="6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F63F3" w14:textId="77777777" w:rsidR="00A60440" w:rsidRDefault="009E27DE">
            <w:pPr>
              <w:spacing w:before="240" w:after="240"/>
              <w:rPr>
                <w:rFonts w:ascii="Times New Roman" w:eastAsia="Times New Roman" w:hAnsi="Times New Roman" w:cs="Times New Roman"/>
                <w:b/>
              </w:rPr>
            </w:pPr>
            <w:r>
              <w:rPr>
                <w:rFonts w:ascii="Times New Roman" w:eastAsia="Times New Roman" w:hAnsi="Times New Roman" w:cs="Times New Roman"/>
                <w:b/>
              </w:rPr>
              <w:t>40</w:t>
            </w:r>
          </w:p>
        </w:tc>
      </w:tr>
    </w:tbl>
    <w:p w14:paraId="587F63F5" w14:textId="77777777" w:rsidR="00A60440" w:rsidRDefault="009E27DE">
      <w:pPr>
        <w:pStyle w:val="Heading3"/>
        <w:keepNext w:val="0"/>
        <w:keepLines w:val="0"/>
        <w:spacing w:before="280"/>
        <w:rPr>
          <w:rFonts w:ascii="Times New Roman" w:eastAsia="Times New Roman" w:hAnsi="Times New Roman" w:cs="Times New Roman"/>
          <w:b/>
          <w:color w:val="000000"/>
          <w:sz w:val="26"/>
          <w:szCs w:val="26"/>
        </w:rPr>
      </w:pPr>
      <w:bookmarkStart w:id="6" w:name="_so5kt2a768af" w:colFirst="0" w:colLast="0"/>
      <w:bookmarkEnd w:id="6"/>
      <w:r>
        <w:rPr>
          <w:rFonts w:ascii="Times New Roman" w:eastAsia="Times New Roman" w:hAnsi="Times New Roman" w:cs="Times New Roman"/>
          <w:b/>
          <w:color w:val="000000"/>
          <w:sz w:val="26"/>
          <w:szCs w:val="26"/>
        </w:rPr>
        <w:t>2.4 Satellite Remote Sensing Data</w:t>
      </w:r>
    </w:p>
    <w:p w14:paraId="587F63F6" w14:textId="77777777" w:rsidR="00A60440" w:rsidRDefault="009E27DE">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PlanetScope</w:t>
      </w:r>
      <w:proofErr w:type="spellEnd"/>
      <w:r>
        <w:rPr>
          <w:rFonts w:ascii="Times New Roman" w:eastAsia="Times New Roman" w:hAnsi="Times New Roman" w:cs="Times New Roman"/>
          <w:sz w:val="24"/>
          <w:szCs w:val="24"/>
        </w:rPr>
        <w:t xml:space="preserve"> PSB.SD satellite imagery was downloaded from Planet Labs for each measurement date. For every dataset, reflectance values and NDVI were extracted for both the EMAs and the tarp locations using the same band definitions and NDVI calculation as for the ground-based measurements.</w:t>
      </w:r>
    </w:p>
    <w:p w14:paraId="587F63F7" w14:textId="7B8B13FD" w:rsidR="00A60440" w:rsidRDefault="009E27DE">
      <w:pPr>
        <w:pStyle w:val="Heading3"/>
        <w:keepNext w:val="0"/>
        <w:keepLines w:val="0"/>
        <w:spacing w:before="280"/>
        <w:rPr>
          <w:rFonts w:ascii="Times New Roman" w:eastAsia="Times New Roman" w:hAnsi="Times New Roman" w:cs="Times New Roman"/>
          <w:b/>
          <w:color w:val="000000"/>
          <w:sz w:val="26"/>
          <w:szCs w:val="26"/>
        </w:rPr>
      </w:pPr>
      <w:bookmarkStart w:id="7" w:name="_mupjt7170wx1" w:colFirst="0" w:colLast="0"/>
      <w:bookmarkEnd w:id="7"/>
      <w:r>
        <w:rPr>
          <w:rFonts w:ascii="Times New Roman" w:eastAsia="Times New Roman" w:hAnsi="Times New Roman" w:cs="Times New Roman"/>
          <w:b/>
          <w:color w:val="000000"/>
          <w:sz w:val="26"/>
          <w:szCs w:val="26"/>
        </w:rPr>
        <w:t xml:space="preserve">2.5 </w:t>
      </w:r>
      <w:commentRangeStart w:id="8"/>
      <w:del w:id="9" w:author="Louis Longchamps" w:date="2025-08-18T15:20:00Z" w16du:dateUtc="2025-08-18T19:20:00Z">
        <w:r w:rsidDel="00723487">
          <w:rPr>
            <w:rFonts w:ascii="Times New Roman" w:eastAsia="Times New Roman" w:hAnsi="Times New Roman" w:cs="Times New Roman"/>
            <w:b/>
            <w:color w:val="000000"/>
            <w:sz w:val="26"/>
            <w:szCs w:val="26"/>
          </w:rPr>
          <w:delText xml:space="preserve">Hyperspectral </w:delText>
        </w:r>
      </w:del>
      <w:ins w:id="10" w:author="Louis Longchamps" w:date="2025-08-18T15:20:00Z" w16du:dateUtc="2025-08-18T19:20:00Z">
        <w:r w:rsidR="00723487">
          <w:rPr>
            <w:rFonts w:ascii="Times New Roman" w:eastAsia="Times New Roman" w:hAnsi="Times New Roman" w:cs="Times New Roman"/>
            <w:b/>
            <w:color w:val="000000"/>
            <w:sz w:val="26"/>
            <w:szCs w:val="26"/>
          </w:rPr>
          <w:t xml:space="preserve">Spectral </w:t>
        </w:r>
      </w:ins>
      <w:commentRangeEnd w:id="8"/>
      <w:ins w:id="11" w:author="Louis Longchamps" w:date="2025-08-18T15:30:00Z" w16du:dateUtc="2025-08-18T19:30:00Z">
        <w:r w:rsidR="00DD3002">
          <w:rPr>
            <w:rStyle w:val="CommentReference"/>
            <w:color w:val="auto"/>
          </w:rPr>
          <w:commentReference w:id="8"/>
        </w:r>
      </w:ins>
      <w:r>
        <w:rPr>
          <w:rFonts w:ascii="Times New Roman" w:eastAsia="Times New Roman" w:hAnsi="Times New Roman" w:cs="Times New Roman"/>
          <w:b/>
          <w:color w:val="000000"/>
          <w:sz w:val="26"/>
          <w:szCs w:val="26"/>
        </w:rPr>
        <w:t>Ground Truth</w:t>
      </w:r>
    </w:p>
    <w:p w14:paraId="587F63F8" w14:textId="03A23F33"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del w:id="12" w:author="Louis Longchamps" w:date="2025-08-18T15:20:00Z" w16du:dateUtc="2025-08-18T19:20:00Z">
        <w:r w:rsidDel="00BB5B00">
          <w:rPr>
            <w:rFonts w:ascii="Times New Roman" w:eastAsia="Times New Roman" w:hAnsi="Times New Roman" w:cs="Times New Roman"/>
            <w:sz w:val="24"/>
            <w:szCs w:val="24"/>
          </w:rPr>
          <w:delText>hyper</w:delText>
        </w:r>
      </w:del>
      <w:r>
        <w:rPr>
          <w:rFonts w:ascii="Times New Roman" w:eastAsia="Times New Roman" w:hAnsi="Times New Roman" w:cs="Times New Roman"/>
          <w:sz w:val="24"/>
          <w:szCs w:val="24"/>
        </w:rPr>
        <w:t xml:space="preserve">spectral measurements collected using the ASD </w:t>
      </w:r>
      <w:proofErr w:type="spellStart"/>
      <w:r>
        <w:rPr>
          <w:rFonts w:ascii="Times New Roman" w:eastAsia="Times New Roman" w:hAnsi="Times New Roman" w:cs="Times New Roman"/>
          <w:sz w:val="24"/>
          <w:szCs w:val="24"/>
        </w:rPr>
        <w:t>HandHeld</w:t>
      </w:r>
      <w:proofErr w:type="spellEnd"/>
      <w:r>
        <w:rPr>
          <w:rFonts w:ascii="Times New Roman" w:eastAsia="Times New Roman" w:hAnsi="Times New Roman" w:cs="Times New Roman"/>
          <w:sz w:val="24"/>
          <w:szCs w:val="24"/>
        </w:rPr>
        <w:t xml:space="preserve"> 2 served as the ground truth for validating and calibrating the satellite-derived NDVI time series. Both EMA and tarp NDVI values were obtained from these </w:t>
      </w:r>
      <w:del w:id="13" w:author="Louis Longchamps" w:date="2025-08-18T15:20:00Z" w16du:dateUtc="2025-08-18T19:20:00Z">
        <w:r w:rsidDel="00BB5B00">
          <w:rPr>
            <w:rFonts w:ascii="Times New Roman" w:eastAsia="Times New Roman" w:hAnsi="Times New Roman" w:cs="Times New Roman"/>
            <w:sz w:val="24"/>
            <w:szCs w:val="24"/>
          </w:rPr>
          <w:delText>hyper</w:delText>
        </w:r>
      </w:del>
      <w:r>
        <w:rPr>
          <w:rFonts w:ascii="Times New Roman" w:eastAsia="Times New Roman" w:hAnsi="Times New Roman" w:cs="Times New Roman"/>
          <w:sz w:val="24"/>
          <w:szCs w:val="24"/>
        </w:rPr>
        <w:t xml:space="preserve">spectral measurements, allowing for direct comparison to </w:t>
      </w:r>
      <w:proofErr w:type="spellStart"/>
      <w:r>
        <w:rPr>
          <w:rFonts w:ascii="Times New Roman" w:eastAsia="Times New Roman" w:hAnsi="Times New Roman" w:cs="Times New Roman"/>
          <w:sz w:val="24"/>
          <w:szCs w:val="24"/>
        </w:rPr>
        <w:t>PlanetScope</w:t>
      </w:r>
      <w:proofErr w:type="spellEnd"/>
      <w:r>
        <w:rPr>
          <w:rFonts w:ascii="Times New Roman" w:eastAsia="Times New Roman" w:hAnsi="Times New Roman" w:cs="Times New Roman"/>
          <w:sz w:val="24"/>
          <w:szCs w:val="24"/>
        </w:rPr>
        <w:t>-derived values. The tarp NDVI was used to estimate local atmospheric and radiometric effects, which were then applied as corrections to the EMA NDVI time series.</w:t>
      </w:r>
    </w:p>
    <w:p w14:paraId="587F63F9" w14:textId="77777777" w:rsidR="00A60440" w:rsidRDefault="009E27DE">
      <w:pPr>
        <w:pStyle w:val="Heading3"/>
        <w:keepNext w:val="0"/>
        <w:keepLines w:val="0"/>
        <w:spacing w:before="280"/>
        <w:rPr>
          <w:rFonts w:ascii="Times New Roman" w:eastAsia="Times New Roman" w:hAnsi="Times New Roman" w:cs="Times New Roman"/>
          <w:b/>
          <w:color w:val="000000"/>
          <w:sz w:val="26"/>
          <w:szCs w:val="26"/>
        </w:rPr>
      </w:pPr>
      <w:bookmarkStart w:id="14" w:name="_23zbzu7v7qk2" w:colFirst="0" w:colLast="0"/>
      <w:bookmarkEnd w:id="14"/>
      <w:r>
        <w:rPr>
          <w:rFonts w:ascii="Times New Roman" w:eastAsia="Times New Roman" w:hAnsi="Times New Roman" w:cs="Times New Roman"/>
          <w:b/>
          <w:color w:val="000000"/>
          <w:sz w:val="26"/>
          <w:szCs w:val="26"/>
        </w:rPr>
        <w:t>2.6 Data Processing and Correction Workflow</w:t>
      </w:r>
    </w:p>
    <w:p w14:paraId="587F63FA"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processing and correction procedure was conducted in five major stages:</w:t>
      </w:r>
    </w:p>
    <w:p w14:paraId="587F63FB" w14:textId="743A72A4"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1. Data Acquisition</w:t>
      </w:r>
      <w:r>
        <w:rPr>
          <w:rFonts w:ascii="Times New Roman" w:eastAsia="Times New Roman" w:hAnsi="Times New Roman" w:cs="Times New Roman"/>
          <w:b/>
          <w:sz w:val="24"/>
          <w:szCs w:val="24"/>
        </w:rPr>
        <w:br/>
      </w:r>
      <w:del w:id="15" w:author="Louis Longchamps" w:date="2025-08-18T15:21:00Z" w16du:dateUtc="2025-08-18T19:21:00Z">
        <w:r w:rsidDel="00BB5B00">
          <w:rPr>
            <w:rFonts w:ascii="Times New Roman" w:eastAsia="Times New Roman" w:hAnsi="Times New Roman" w:cs="Times New Roman"/>
            <w:sz w:val="24"/>
            <w:szCs w:val="24"/>
          </w:rPr>
          <w:delText xml:space="preserve">Hyperspectral </w:delText>
        </w:r>
      </w:del>
      <w:ins w:id="16" w:author="Louis Longchamps" w:date="2025-08-18T15:21:00Z" w16du:dateUtc="2025-08-18T19:21:00Z">
        <w:r w:rsidR="00BB5B00">
          <w:rPr>
            <w:rFonts w:ascii="Times New Roman" w:eastAsia="Times New Roman" w:hAnsi="Times New Roman" w:cs="Times New Roman"/>
            <w:sz w:val="24"/>
            <w:szCs w:val="24"/>
          </w:rPr>
          <w:t xml:space="preserve">Spectral </w:t>
        </w:r>
      </w:ins>
      <w:r>
        <w:rPr>
          <w:rFonts w:ascii="Times New Roman" w:eastAsia="Times New Roman" w:hAnsi="Times New Roman" w:cs="Times New Roman"/>
          <w:sz w:val="24"/>
          <w:szCs w:val="24"/>
        </w:rPr>
        <w:t xml:space="preserve">ground-truth measurements were collected using an ASD </w:t>
      </w:r>
      <w:proofErr w:type="spellStart"/>
      <w:r>
        <w:rPr>
          <w:rFonts w:ascii="Times New Roman" w:eastAsia="Times New Roman" w:hAnsi="Times New Roman" w:cs="Times New Roman"/>
          <w:sz w:val="24"/>
          <w:szCs w:val="24"/>
        </w:rPr>
        <w:t>HandHeld</w:t>
      </w:r>
      <w:proofErr w:type="spellEnd"/>
      <w:r>
        <w:rPr>
          <w:rFonts w:ascii="Times New Roman" w:eastAsia="Times New Roman" w:hAnsi="Times New Roman" w:cs="Times New Roman"/>
          <w:sz w:val="24"/>
          <w:szCs w:val="24"/>
        </w:rPr>
        <w:t xml:space="preserve"> 2 spectroradiometer for all experimental measurement areas (EMAs) and both reference tarps (red and white) on each measurement date during the 2022 and 2023 growing seasons.</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PlanetScope</w:t>
      </w:r>
      <w:proofErr w:type="spellEnd"/>
      <w:r>
        <w:rPr>
          <w:rFonts w:ascii="Times New Roman" w:eastAsia="Times New Roman" w:hAnsi="Times New Roman" w:cs="Times New Roman"/>
          <w:sz w:val="24"/>
          <w:szCs w:val="24"/>
        </w:rPr>
        <w:t xml:space="preserve"> PSB.SD satellite imagery was acquired for the corresponding dates, and spectral reflectance values were extracted for both EMAs and tarps from atmospherically corrected surface reflectance products.</w:t>
      </w:r>
    </w:p>
    <w:p w14:paraId="587F63FC" w14:textId="5E152EC2"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2. Spectral Band Conversion</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The </w:t>
      </w:r>
      <w:del w:id="17" w:author="Louis Longchamps" w:date="2025-08-18T15:21:00Z" w16du:dateUtc="2025-08-18T19:21:00Z">
        <w:r w:rsidDel="003A2D2E">
          <w:rPr>
            <w:rFonts w:ascii="Times New Roman" w:eastAsia="Times New Roman" w:hAnsi="Times New Roman" w:cs="Times New Roman"/>
            <w:sz w:val="24"/>
            <w:szCs w:val="24"/>
          </w:rPr>
          <w:delText>hyper</w:delText>
        </w:r>
      </w:del>
      <w:r>
        <w:rPr>
          <w:rFonts w:ascii="Times New Roman" w:eastAsia="Times New Roman" w:hAnsi="Times New Roman" w:cs="Times New Roman"/>
          <w:sz w:val="24"/>
          <w:szCs w:val="24"/>
        </w:rPr>
        <w:t>spectral measurements, covering the range of 325–1075 nm, were resampled to match the spectral band definitions of the Planet PSB.SD sensor.</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For each Planet band, reflectance was computed as the mean value of all wavelengths within its full-width half-maximum (FWHM) range to ensure comparability between </w:t>
      </w:r>
      <w:del w:id="18" w:author="Louis Longchamps" w:date="2025-08-18T15:21:00Z" w16du:dateUtc="2025-08-18T19:21:00Z">
        <w:r w:rsidDel="003A2D2E">
          <w:rPr>
            <w:rFonts w:ascii="Times New Roman" w:eastAsia="Times New Roman" w:hAnsi="Times New Roman" w:cs="Times New Roman"/>
            <w:sz w:val="24"/>
            <w:szCs w:val="24"/>
          </w:rPr>
          <w:delText>hyper</w:delText>
        </w:r>
      </w:del>
      <w:r>
        <w:rPr>
          <w:rFonts w:ascii="Times New Roman" w:eastAsia="Times New Roman" w:hAnsi="Times New Roman" w:cs="Times New Roman"/>
          <w:sz w:val="24"/>
          <w:szCs w:val="24"/>
        </w:rPr>
        <w:t>spectral and satellite datasets.</w:t>
      </w:r>
    </w:p>
    <w:p w14:paraId="587F63FD"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3. Local Radiometric Correction Using Satellite Tarp Residuals</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The NDVI time series of the red and white tarps, derived from </w:t>
      </w:r>
      <w:r>
        <w:rPr>
          <w:rFonts w:ascii="Times New Roman" w:eastAsia="Times New Roman" w:hAnsi="Times New Roman" w:cs="Times New Roman"/>
          <w:b/>
          <w:sz w:val="24"/>
          <w:szCs w:val="24"/>
        </w:rPr>
        <w:t>satellite imagery only</w:t>
      </w:r>
      <w:r>
        <w:rPr>
          <w:rFonts w:ascii="Times New Roman" w:eastAsia="Times New Roman" w:hAnsi="Times New Roman" w:cs="Times New Roman"/>
          <w:sz w:val="24"/>
          <w:szCs w:val="24"/>
        </w:rPr>
        <w:t>, was modelled as a function of days after planting (DAP) using Ordinary Least Squares (OLS) regression:</w:t>
      </w:r>
    </w:p>
    <w:p w14:paraId="587F63FE"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NDVI₍</w:t>
      </w:r>
      <w:proofErr w:type="gramStart"/>
      <w:r>
        <w:rPr>
          <w:rFonts w:ascii="Times New Roman" w:eastAsia="Times New Roman" w:hAnsi="Times New Roman" w:cs="Times New Roman"/>
          <w:sz w:val="24"/>
          <w:szCs w:val="24"/>
        </w:rPr>
        <w:t>satellite,tarp</w:t>
      </w:r>
      <w:proofErr w:type="gramEnd"/>
      <w:r>
        <w:rPr>
          <w:rFonts w:ascii="Times New Roman" w:eastAsia="Times New Roman" w:hAnsi="Times New Roman" w:cs="Times New Roman"/>
          <w:sz w:val="24"/>
          <w:szCs w:val="24"/>
        </w:rPr>
        <w:t>₎(t) = β₀ + β₁ × DAP(t) + ε(t)</w:t>
      </w:r>
    </w:p>
    <w:p w14:paraId="587F63FF"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Residuals from these models were calculated as:</w:t>
      </w:r>
    </w:p>
    <w:p w14:paraId="587F6400" w14:textId="77777777" w:rsidR="00A60440" w:rsidRDefault="009E27DE">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Residual₍</w:t>
      </w:r>
      <w:proofErr w:type="gramStart"/>
      <w:r>
        <w:rPr>
          <w:rFonts w:ascii="Times New Roman" w:eastAsia="Times New Roman" w:hAnsi="Times New Roman" w:cs="Times New Roman"/>
          <w:sz w:val="24"/>
          <w:szCs w:val="24"/>
        </w:rPr>
        <w:t>satellite,tarp</w:t>
      </w:r>
      <w:proofErr w:type="spellEnd"/>
      <w:proofErr w:type="gramEnd"/>
      <w:r>
        <w:rPr>
          <w:rFonts w:ascii="Times New Roman" w:eastAsia="Times New Roman" w:hAnsi="Times New Roman" w:cs="Times New Roman"/>
          <w:sz w:val="24"/>
          <w:szCs w:val="24"/>
        </w:rPr>
        <w:t>₎(t) = NDVI₍</w:t>
      </w:r>
      <w:proofErr w:type="gramStart"/>
      <w:r>
        <w:rPr>
          <w:rFonts w:ascii="Times New Roman" w:eastAsia="Times New Roman" w:hAnsi="Times New Roman" w:cs="Times New Roman"/>
          <w:sz w:val="24"/>
          <w:szCs w:val="24"/>
        </w:rPr>
        <w:t>satellite,tarp</w:t>
      </w:r>
      <w:proofErr w:type="gramEnd"/>
      <w:r>
        <w:rPr>
          <w:rFonts w:ascii="Times New Roman" w:eastAsia="Times New Roman" w:hAnsi="Times New Roman" w:cs="Times New Roman"/>
          <w:sz w:val="24"/>
          <w:szCs w:val="24"/>
        </w:rPr>
        <w:t xml:space="preserve">₎(t) − </w:t>
      </w:r>
      <w:proofErr w:type="spellStart"/>
      <w:r>
        <w:rPr>
          <w:rFonts w:ascii="Times New Roman" w:eastAsia="Times New Roman" w:hAnsi="Times New Roman" w:cs="Times New Roman"/>
          <w:sz w:val="24"/>
          <w:szCs w:val="24"/>
        </w:rPr>
        <w:t>ŶNDVI₍</w:t>
      </w:r>
      <w:proofErr w:type="gramStart"/>
      <w:r>
        <w:rPr>
          <w:rFonts w:ascii="Times New Roman" w:eastAsia="Times New Roman" w:hAnsi="Times New Roman" w:cs="Times New Roman"/>
          <w:sz w:val="24"/>
          <w:szCs w:val="24"/>
        </w:rPr>
        <w:t>satellite,tarp</w:t>
      </w:r>
      <w:proofErr w:type="spellEnd"/>
      <w:proofErr w:type="gramEnd"/>
      <w:r>
        <w:rPr>
          <w:rFonts w:ascii="Times New Roman" w:eastAsia="Times New Roman" w:hAnsi="Times New Roman" w:cs="Times New Roman"/>
          <w:sz w:val="24"/>
          <w:szCs w:val="24"/>
        </w:rPr>
        <w:t>₎(t)</w:t>
      </w:r>
    </w:p>
    <w:p w14:paraId="587F6401"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residuals represent short-term atmospheric or radiometric deviations from the expected tarp NDVI trend. The residuals were then </w:t>
      </w:r>
      <w:r>
        <w:rPr>
          <w:rFonts w:ascii="Times New Roman" w:eastAsia="Times New Roman" w:hAnsi="Times New Roman" w:cs="Times New Roman"/>
          <w:b/>
          <w:sz w:val="24"/>
          <w:szCs w:val="24"/>
        </w:rPr>
        <w:t>added to and subtracted from</w:t>
      </w:r>
      <w:r>
        <w:rPr>
          <w:rFonts w:ascii="Times New Roman" w:eastAsia="Times New Roman" w:hAnsi="Times New Roman" w:cs="Times New Roman"/>
          <w:sz w:val="24"/>
          <w:szCs w:val="24"/>
        </w:rPr>
        <w:t xml:space="preserve"> the satellite-derived NDVI for pixel 6 (field location) to produce two </w:t>
      </w:r>
      <w:proofErr w:type="gramStart"/>
      <w:r>
        <w:rPr>
          <w:rFonts w:ascii="Times New Roman" w:eastAsia="Times New Roman" w:hAnsi="Times New Roman" w:cs="Times New Roman"/>
          <w:sz w:val="24"/>
          <w:szCs w:val="24"/>
        </w:rPr>
        <w:t>alternative</w:t>
      </w:r>
      <w:proofErr w:type="gramEnd"/>
      <w:r>
        <w:rPr>
          <w:rFonts w:ascii="Times New Roman" w:eastAsia="Times New Roman" w:hAnsi="Times New Roman" w:cs="Times New Roman"/>
          <w:sz w:val="24"/>
          <w:szCs w:val="24"/>
        </w:rPr>
        <w:t xml:space="preserve"> corrected NDVI series for each tarp.</w:t>
      </w:r>
    </w:p>
    <w:p w14:paraId="587F6402"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4. Hyperspectral–Satellite Tarp Correction Approach</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Because hyperspectral and satellite imagery were collected on different dates, a </w:t>
      </w:r>
      <w:r>
        <w:rPr>
          <w:rFonts w:ascii="Times New Roman" w:eastAsia="Times New Roman" w:hAnsi="Times New Roman" w:cs="Times New Roman"/>
          <w:b/>
          <w:sz w:val="24"/>
          <w:szCs w:val="24"/>
        </w:rPr>
        <w:t>linear regression model</w:t>
      </w:r>
      <w:r>
        <w:rPr>
          <w:rFonts w:ascii="Times New Roman" w:eastAsia="Times New Roman" w:hAnsi="Times New Roman" w:cs="Times New Roman"/>
          <w:sz w:val="24"/>
          <w:szCs w:val="24"/>
        </w:rPr>
        <w:t xml:space="preserve"> was fitted between hyperspectral tarp NDVI and DAP:</w:t>
      </w:r>
    </w:p>
    <w:p w14:paraId="587F6403" w14:textId="77777777" w:rsidR="00A60440" w:rsidRDefault="009E27DE">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NDVI₍</w:t>
      </w:r>
      <w:proofErr w:type="gramStart"/>
      <w:r>
        <w:rPr>
          <w:rFonts w:ascii="Times New Roman" w:eastAsia="Times New Roman" w:hAnsi="Times New Roman" w:cs="Times New Roman"/>
          <w:sz w:val="24"/>
          <w:szCs w:val="24"/>
        </w:rPr>
        <w:t>hyperspectral,tarp</w:t>
      </w:r>
      <w:proofErr w:type="spellEnd"/>
      <w:proofErr w:type="gramEnd"/>
      <w:r>
        <w:rPr>
          <w:rFonts w:ascii="Times New Roman" w:eastAsia="Times New Roman" w:hAnsi="Times New Roman" w:cs="Times New Roman"/>
          <w:sz w:val="24"/>
          <w:szCs w:val="24"/>
        </w:rPr>
        <w:t>₎(t) = α₀ + α₁ × DAP(t) + η(t)</w:t>
      </w:r>
    </w:p>
    <w:p w14:paraId="587F6404"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model was used to </w:t>
      </w:r>
      <w:r>
        <w:rPr>
          <w:rFonts w:ascii="Times New Roman" w:eastAsia="Times New Roman" w:hAnsi="Times New Roman" w:cs="Times New Roman"/>
          <w:b/>
          <w:sz w:val="24"/>
          <w:szCs w:val="24"/>
        </w:rPr>
        <w:t>predict hyperspectral tarp NDVI</w:t>
      </w:r>
      <w:r>
        <w:rPr>
          <w:rFonts w:ascii="Times New Roman" w:eastAsia="Times New Roman" w:hAnsi="Times New Roman" w:cs="Times New Roman"/>
          <w:sz w:val="24"/>
          <w:szCs w:val="24"/>
        </w:rPr>
        <w:t xml:space="preserve"> for the exact dates of satellite imagery:</w:t>
      </w:r>
    </w:p>
    <w:p w14:paraId="587F6405" w14:textId="77777777" w:rsidR="00A60440" w:rsidRDefault="009E27DE">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ŶNDVI₍</w:t>
      </w:r>
      <w:proofErr w:type="gramStart"/>
      <w:r>
        <w:rPr>
          <w:rFonts w:ascii="Times New Roman" w:eastAsia="Times New Roman" w:hAnsi="Times New Roman" w:cs="Times New Roman"/>
          <w:sz w:val="24"/>
          <w:szCs w:val="24"/>
        </w:rPr>
        <w:t>hyperspectral,tarp</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t₍satellite</w:t>
      </w:r>
      <w:proofErr w:type="spellEnd"/>
      <w:r>
        <w:rPr>
          <w:rFonts w:ascii="Times New Roman" w:eastAsia="Times New Roman" w:hAnsi="Times New Roman" w:cs="Times New Roman"/>
          <w:sz w:val="24"/>
          <w:szCs w:val="24"/>
        </w:rPr>
        <w:t>₎)</w:t>
      </w:r>
    </w:p>
    <w:p w14:paraId="587F6406"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NDVI correction term</w:t>
      </w:r>
      <w:r>
        <w:rPr>
          <w:rFonts w:ascii="Times New Roman" w:eastAsia="Times New Roman" w:hAnsi="Times New Roman" w:cs="Times New Roman"/>
          <w:sz w:val="24"/>
          <w:szCs w:val="24"/>
        </w:rPr>
        <w:t xml:space="preserve"> for each date was calculated as:</w:t>
      </w:r>
    </w:p>
    <w:p w14:paraId="587F6407" w14:textId="77777777" w:rsidR="00A60440" w:rsidRDefault="009E27DE">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NDVI₍Correction</w:t>
      </w:r>
      <w:proofErr w:type="spellEnd"/>
      <w:r>
        <w:rPr>
          <w:rFonts w:ascii="Times New Roman" w:eastAsia="Times New Roman" w:hAnsi="Times New Roman" w:cs="Times New Roman"/>
          <w:sz w:val="24"/>
          <w:szCs w:val="24"/>
        </w:rPr>
        <w:t>₎(t) = NDVI₍</w:t>
      </w:r>
      <w:proofErr w:type="gramStart"/>
      <w:r>
        <w:rPr>
          <w:rFonts w:ascii="Times New Roman" w:eastAsia="Times New Roman" w:hAnsi="Times New Roman" w:cs="Times New Roman"/>
          <w:sz w:val="24"/>
          <w:szCs w:val="24"/>
        </w:rPr>
        <w:t>satellite,tarp</w:t>
      </w:r>
      <w:proofErr w:type="gramEnd"/>
      <w:r>
        <w:rPr>
          <w:rFonts w:ascii="Times New Roman" w:eastAsia="Times New Roman" w:hAnsi="Times New Roman" w:cs="Times New Roman"/>
          <w:sz w:val="24"/>
          <w:szCs w:val="24"/>
        </w:rPr>
        <w:t xml:space="preserve">₎(t) − </w:t>
      </w:r>
      <w:proofErr w:type="spellStart"/>
      <w:r>
        <w:rPr>
          <w:rFonts w:ascii="Times New Roman" w:eastAsia="Times New Roman" w:hAnsi="Times New Roman" w:cs="Times New Roman"/>
          <w:sz w:val="24"/>
          <w:szCs w:val="24"/>
        </w:rPr>
        <w:t>ŶNDVI₍</w:t>
      </w:r>
      <w:proofErr w:type="gramStart"/>
      <w:r>
        <w:rPr>
          <w:rFonts w:ascii="Times New Roman" w:eastAsia="Times New Roman" w:hAnsi="Times New Roman" w:cs="Times New Roman"/>
          <w:sz w:val="24"/>
          <w:szCs w:val="24"/>
        </w:rPr>
        <w:t>hyperspectral,tarp</w:t>
      </w:r>
      <w:proofErr w:type="spellEnd"/>
      <w:proofErr w:type="gramEnd"/>
      <w:r>
        <w:rPr>
          <w:rFonts w:ascii="Times New Roman" w:eastAsia="Times New Roman" w:hAnsi="Times New Roman" w:cs="Times New Roman"/>
          <w:sz w:val="24"/>
          <w:szCs w:val="24"/>
        </w:rPr>
        <w:t>₎(t)</w:t>
      </w:r>
    </w:p>
    <w:p w14:paraId="587F6408"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NDVI correction terms were then </w:t>
      </w:r>
      <w:r>
        <w:rPr>
          <w:rFonts w:ascii="Times New Roman" w:eastAsia="Times New Roman" w:hAnsi="Times New Roman" w:cs="Times New Roman"/>
          <w:b/>
          <w:sz w:val="24"/>
          <w:szCs w:val="24"/>
        </w:rPr>
        <w:t>added to and subtracted from</w:t>
      </w:r>
      <w:r>
        <w:rPr>
          <w:rFonts w:ascii="Times New Roman" w:eastAsia="Times New Roman" w:hAnsi="Times New Roman" w:cs="Times New Roman"/>
          <w:sz w:val="24"/>
          <w:szCs w:val="24"/>
        </w:rPr>
        <w:t xml:space="preserve"> the satellite-derived pixel 6 NDVI values to generate additional corrected NDVI series.</w:t>
      </w:r>
    </w:p>
    <w:p w14:paraId="587F6409" w14:textId="7F91E536"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5. NDVI Validation and Temporal Alignment</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Corrected NDVI time series from both methods (satellite tarp residual correction and hyperspectral–satellite tarp correction) were compared to hyperspectral EMA NDVI.</w:t>
      </w:r>
      <w:del w:id="19" w:author="Louis Longchamps" w:date="2025-08-18T15:26:00Z" w16du:dateUtc="2025-08-18T19:26:00Z">
        <w:r w:rsidDel="00837B96">
          <w:rPr>
            <w:rFonts w:ascii="Times New Roman" w:eastAsia="Times New Roman" w:hAnsi="Times New Roman" w:cs="Times New Roman"/>
            <w:sz w:val="24"/>
            <w:szCs w:val="24"/>
          </w:rPr>
          <w:br/>
        </w:r>
      </w:del>
      <w:ins w:id="20" w:author="Louis Longchamps" w:date="2025-08-18T15:26:00Z" w16du:dateUtc="2025-08-18T19:26:00Z">
        <w:r w:rsidR="00837B96">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Performance was evaluated using root mean square error (RMSE), bias, and coefficient of determination (R²).</w:t>
      </w:r>
      <w:r>
        <w:rPr>
          <w:rFonts w:ascii="Times New Roman" w:eastAsia="Times New Roman" w:hAnsi="Times New Roman" w:cs="Times New Roman"/>
          <w:sz w:val="24"/>
          <w:szCs w:val="24"/>
        </w:rPr>
        <w:br/>
        <w:t xml:space="preserve">Due to differences in acquisition dates between satellite and hyperspectral datasets, </w:t>
      </w:r>
      <w:r>
        <w:rPr>
          <w:rFonts w:ascii="Times New Roman" w:eastAsia="Times New Roman" w:hAnsi="Times New Roman" w:cs="Times New Roman"/>
          <w:b/>
          <w:sz w:val="24"/>
          <w:szCs w:val="24"/>
        </w:rPr>
        <w:t>Dynamic Time Warping (DTW)</w:t>
      </w:r>
      <w:r>
        <w:rPr>
          <w:rFonts w:ascii="Times New Roman" w:eastAsia="Times New Roman" w:hAnsi="Times New Roman" w:cs="Times New Roman"/>
          <w:sz w:val="24"/>
          <w:szCs w:val="24"/>
        </w:rPr>
        <w:t xml:space="preserve"> was applied to assess the similarity between NDVI temporal profiles. </w:t>
      </w:r>
      <w:r>
        <w:rPr>
          <w:rFonts w:ascii="Times New Roman" w:eastAsia="Times New Roman" w:hAnsi="Times New Roman" w:cs="Times New Roman"/>
          <w:sz w:val="24"/>
          <w:szCs w:val="24"/>
        </w:rPr>
        <w:lastRenderedPageBreak/>
        <w:t>DTW is a time series alignment algorithm that allows non-linear matching between two sequences, enabling direct comparison of vegetation dynamics even when measurements are taken on different dates.</w:t>
      </w:r>
      <w:del w:id="21" w:author="Louis Longchamps" w:date="2025-08-18T15:26:00Z" w16du:dateUtc="2025-08-18T19:26:00Z">
        <w:r w:rsidDel="001B5C77">
          <w:rPr>
            <w:rFonts w:ascii="Times New Roman" w:eastAsia="Times New Roman" w:hAnsi="Times New Roman" w:cs="Times New Roman"/>
            <w:sz w:val="24"/>
            <w:szCs w:val="24"/>
          </w:rPr>
          <w:br/>
        </w:r>
      </w:del>
      <w:ins w:id="22" w:author="Louis Longchamps" w:date="2025-08-18T15:26:00Z" w16du:dateUtc="2025-08-18T19:26:00Z">
        <w:r w:rsidR="001B5C77">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DTW distances were calculated for original and corrected NDVI series, with lower values indicating improved temporal agreement with hyperspectral data.</w:t>
      </w:r>
    </w:p>
    <w:p w14:paraId="587F640A" w14:textId="77777777" w:rsidR="00A60440" w:rsidRDefault="009E27DE">
      <w:pPr>
        <w:pStyle w:val="Heading2"/>
        <w:keepNext w:val="0"/>
        <w:keepLines w:val="0"/>
        <w:spacing w:after="80"/>
        <w:rPr>
          <w:rFonts w:ascii="Times New Roman" w:eastAsia="Times New Roman" w:hAnsi="Times New Roman" w:cs="Times New Roman"/>
          <w:b/>
          <w:sz w:val="34"/>
          <w:szCs w:val="34"/>
        </w:rPr>
      </w:pPr>
      <w:bookmarkStart w:id="23" w:name="_f0hmw4y6ljtx" w:colFirst="0" w:colLast="0"/>
      <w:bookmarkEnd w:id="23"/>
      <w:r>
        <w:rPr>
          <w:rFonts w:ascii="Times New Roman" w:eastAsia="Times New Roman" w:hAnsi="Times New Roman" w:cs="Times New Roman"/>
          <w:b/>
          <w:sz w:val="34"/>
          <w:szCs w:val="34"/>
        </w:rPr>
        <w:t xml:space="preserve">3. </w:t>
      </w:r>
      <w:commentRangeStart w:id="24"/>
      <w:r>
        <w:rPr>
          <w:rFonts w:ascii="Times New Roman" w:eastAsia="Times New Roman" w:hAnsi="Times New Roman" w:cs="Times New Roman"/>
          <w:b/>
          <w:sz w:val="34"/>
          <w:szCs w:val="34"/>
        </w:rPr>
        <w:t>Results</w:t>
      </w:r>
      <w:commentRangeEnd w:id="24"/>
      <w:r w:rsidR="00E350AF">
        <w:rPr>
          <w:rStyle w:val="CommentReference"/>
        </w:rPr>
        <w:commentReference w:id="24"/>
      </w:r>
    </w:p>
    <w:p w14:paraId="587F640B" w14:textId="77777777" w:rsidR="00A60440" w:rsidRDefault="009E27DE">
      <w:pPr>
        <w:pStyle w:val="Heading3"/>
        <w:keepNext w:val="0"/>
        <w:keepLines w:val="0"/>
        <w:spacing w:before="280"/>
        <w:rPr>
          <w:rFonts w:ascii="Times New Roman" w:eastAsia="Times New Roman" w:hAnsi="Times New Roman" w:cs="Times New Roman"/>
          <w:b/>
          <w:color w:val="000000"/>
          <w:sz w:val="26"/>
          <w:szCs w:val="26"/>
        </w:rPr>
      </w:pPr>
      <w:bookmarkStart w:id="25" w:name="_yj2tohqyq50e" w:colFirst="0" w:colLast="0"/>
      <w:bookmarkEnd w:id="25"/>
      <w:r>
        <w:rPr>
          <w:rFonts w:ascii="Times New Roman" w:eastAsia="Times New Roman" w:hAnsi="Times New Roman" w:cs="Times New Roman"/>
          <w:b/>
          <w:color w:val="000000"/>
          <w:sz w:val="26"/>
          <w:szCs w:val="26"/>
        </w:rPr>
        <w:t>3.1 Regression Analysis of EMA and Tarp NDVI</w:t>
      </w:r>
    </w:p>
    <w:p w14:paraId="587F640C"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Ordinary Least Squares (OLS) regression models were fitted for the 2022 and 2023 growing seasons to quantify the temporal dynamics of NDVI relative to days after planting (DAP). The regression model took the form:</w:t>
      </w:r>
    </w:p>
    <w:p w14:paraId="587F640D"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NDVI = β₀ + β₁ × DAP + ε</w:t>
      </w:r>
    </w:p>
    <w:p w14:paraId="587F640E"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where β₀ represents the intercept, β₁ represents the rate of NDVI change per day after planting, and ε is the model residual.</w:t>
      </w:r>
    </w:p>
    <w:p w14:paraId="587F640F"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Separate regressions were conducted for:</w:t>
      </w:r>
    </w:p>
    <w:p w14:paraId="587F6410" w14:textId="77777777" w:rsidR="00A60440" w:rsidRDefault="009E27DE">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(field pixel)</w:t>
      </w:r>
      <w:r>
        <w:rPr>
          <w:rFonts w:ascii="Times New Roman" w:eastAsia="Times New Roman" w:hAnsi="Times New Roman" w:cs="Times New Roman"/>
          <w:sz w:val="24"/>
          <w:szCs w:val="24"/>
        </w:rPr>
        <w:br/>
      </w:r>
    </w:p>
    <w:p w14:paraId="587F6411" w14:textId="77777777" w:rsidR="00A60440" w:rsidRDefault="009E27DE">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 tarp NDVI (satellite)</w:t>
      </w:r>
      <w:r>
        <w:rPr>
          <w:rFonts w:ascii="Times New Roman" w:eastAsia="Times New Roman" w:hAnsi="Times New Roman" w:cs="Times New Roman"/>
          <w:sz w:val="24"/>
          <w:szCs w:val="24"/>
        </w:rPr>
        <w:br/>
      </w:r>
    </w:p>
    <w:p w14:paraId="587F6412" w14:textId="77777777" w:rsidR="00A60440" w:rsidRDefault="009E27DE">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White tarp NDVI (satellite)</w:t>
      </w:r>
      <w:r>
        <w:rPr>
          <w:rFonts w:ascii="Times New Roman" w:eastAsia="Times New Roman" w:hAnsi="Times New Roman" w:cs="Times New Roman"/>
          <w:sz w:val="24"/>
          <w:szCs w:val="24"/>
        </w:rPr>
        <w:br/>
      </w:r>
    </w:p>
    <w:p w14:paraId="587F6413"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Analysis of the satellite-derived red and NIR reflectance showed that both tarps exhibited similar overall temporal patterns across the growing season. However, the strength of the linear relationship (R²) varied between tarps and spectral bands, suggesting differences in the magnitude and consistency of seasonal change. NDVI calculated from the tarp </w:t>
      </w:r>
      <w:proofErr w:type="spellStart"/>
      <w:r>
        <w:rPr>
          <w:rFonts w:ascii="Times New Roman" w:eastAsia="Times New Roman" w:hAnsi="Times New Roman" w:cs="Times New Roman"/>
          <w:sz w:val="24"/>
          <w:szCs w:val="24"/>
        </w:rPr>
        <w:t>reflectances</w:t>
      </w:r>
      <w:proofErr w:type="spellEnd"/>
      <w:r>
        <w:rPr>
          <w:rFonts w:ascii="Times New Roman" w:eastAsia="Times New Roman" w:hAnsi="Times New Roman" w:cs="Times New Roman"/>
          <w:sz w:val="24"/>
          <w:szCs w:val="24"/>
        </w:rPr>
        <w:t xml:space="preserve"> showed a gradual increasing trend over time, which may indicate biological or surface changes such as algae accumulation on the tarp surfaces.</w:t>
      </w:r>
    </w:p>
    <w:p w14:paraId="587F6414" w14:textId="77777777" w:rsidR="00A60440" w:rsidRDefault="00000000">
      <w:pPr>
        <w:spacing w:before="240" w:after="240"/>
        <w:rPr>
          <w:rFonts w:ascii="Times New Roman" w:eastAsia="Times New Roman" w:hAnsi="Times New Roman" w:cs="Times New Roman"/>
          <w:sz w:val="24"/>
          <w:szCs w:val="24"/>
        </w:rPr>
      </w:pPr>
      <w:r>
        <w:rPr>
          <w:noProof/>
        </w:rPr>
        <w:pict w14:anchorId="587F6481">
          <v:rect id="_x0000_i1025" alt="" style="width:468pt;height:.05pt;mso-width-percent:0;mso-height-percent:0;mso-width-percent:0;mso-height-percent:0" o:hralign="center" o:hrstd="t" o:hr="t" fillcolor="#a0a0a0" stroked="f"/>
        </w:pict>
      </w:r>
    </w:p>
    <w:p w14:paraId="587F6415" w14:textId="77777777" w:rsidR="00A60440" w:rsidRDefault="009E27DE">
      <w:pPr>
        <w:pStyle w:val="Heading3"/>
        <w:keepNext w:val="0"/>
        <w:keepLines w:val="0"/>
        <w:spacing w:before="280"/>
        <w:rPr>
          <w:rFonts w:ascii="Times New Roman" w:eastAsia="Times New Roman" w:hAnsi="Times New Roman" w:cs="Times New Roman"/>
          <w:b/>
          <w:color w:val="000000"/>
          <w:sz w:val="26"/>
          <w:szCs w:val="26"/>
        </w:rPr>
      </w:pPr>
      <w:bookmarkStart w:id="26" w:name="_y8pcjjcealkb" w:colFirst="0" w:colLast="0"/>
      <w:bookmarkEnd w:id="26"/>
      <w:r>
        <w:rPr>
          <w:rFonts w:ascii="Times New Roman" w:eastAsia="Times New Roman" w:hAnsi="Times New Roman" w:cs="Times New Roman"/>
          <w:b/>
          <w:color w:val="000000"/>
          <w:sz w:val="26"/>
          <w:szCs w:val="26"/>
        </w:rPr>
        <w:t>3.2 Residual-Based NDVI Adjustment (Satellite Tarp Residuals)</w:t>
      </w:r>
    </w:p>
    <w:p w14:paraId="587F6416"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 residuals from the tarp NDVI models were used to generate adjusted NDVI series for Pixel 6. These residuals represent short-term variability in tarp reflectance that is not captured by a simple linear model.</w:t>
      </w:r>
    </w:p>
    <w:p w14:paraId="587F6417"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Potential sources of this variability include:</w:t>
      </w:r>
    </w:p>
    <w:p w14:paraId="587F6418" w14:textId="77777777" w:rsidR="00A60440" w:rsidRDefault="009E27DE">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Non-linear physical changes in the tarps</w:t>
      </w:r>
      <w:r>
        <w:rPr>
          <w:rFonts w:ascii="Times New Roman" w:eastAsia="Times New Roman" w:hAnsi="Times New Roman" w:cs="Times New Roman"/>
          <w:sz w:val="24"/>
          <w:szCs w:val="24"/>
        </w:rPr>
        <w:t xml:space="preserve"> (e.g., degradation, soiling, or material weathering).</w:t>
      </w:r>
      <w:r>
        <w:rPr>
          <w:rFonts w:ascii="Times New Roman" w:eastAsia="Times New Roman" w:hAnsi="Times New Roman" w:cs="Times New Roman"/>
          <w:sz w:val="24"/>
          <w:szCs w:val="24"/>
        </w:rPr>
        <w:br/>
      </w:r>
    </w:p>
    <w:p w14:paraId="587F6419" w14:textId="77777777" w:rsidR="00A60440" w:rsidRDefault="009E27DE">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Transient atmospheric effects</w:t>
      </w:r>
      <w:r>
        <w:rPr>
          <w:rFonts w:ascii="Times New Roman" w:eastAsia="Times New Roman" w:hAnsi="Times New Roman" w:cs="Times New Roman"/>
          <w:sz w:val="24"/>
          <w:szCs w:val="24"/>
        </w:rPr>
        <w:t xml:space="preserve"> (e.g., haze, localized humidity) affecting satellite observations.</w:t>
      </w:r>
      <w:r>
        <w:rPr>
          <w:rFonts w:ascii="Times New Roman" w:eastAsia="Times New Roman" w:hAnsi="Times New Roman" w:cs="Times New Roman"/>
          <w:sz w:val="24"/>
          <w:szCs w:val="24"/>
        </w:rPr>
        <w:br/>
      </w:r>
    </w:p>
    <w:p w14:paraId="587F641A" w14:textId="77777777" w:rsidR="00A60440" w:rsidRDefault="009E27DE">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Sensor-related factors</w:t>
      </w:r>
      <w:r>
        <w:rPr>
          <w:rFonts w:ascii="Times New Roman" w:eastAsia="Times New Roman" w:hAnsi="Times New Roman" w:cs="Times New Roman"/>
          <w:sz w:val="24"/>
          <w:szCs w:val="24"/>
        </w:rPr>
        <w:t xml:space="preserve">, such as measurement noise and small bidirectional reflectance distribution function (BRDF) effects not fully normalized in the </w:t>
      </w:r>
      <w:proofErr w:type="spellStart"/>
      <w:r>
        <w:rPr>
          <w:rFonts w:ascii="Times New Roman" w:eastAsia="Times New Roman" w:hAnsi="Times New Roman" w:cs="Times New Roman"/>
          <w:sz w:val="24"/>
          <w:szCs w:val="24"/>
        </w:rPr>
        <w:t>PlanetScope</w:t>
      </w:r>
      <w:proofErr w:type="spellEnd"/>
      <w:r>
        <w:rPr>
          <w:rFonts w:ascii="Times New Roman" w:eastAsia="Times New Roman" w:hAnsi="Times New Roman" w:cs="Times New Roman"/>
          <w:sz w:val="24"/>
          <w:szCs w:val="24"/>
        </w:rPr>
        <w:t xml:space="preserve"> data products.</w:t>
      </w:r>
      <w:r>
        <w:rPr>
          <w:rFonts w:ascii="Times New Roman" w:eastAsia="Times New Roman" w:hAnsi="Times New Roman" w:cs="Times New Roman"/>
          <w:sz w:val="24"/>
          <w:szCs w:val="24"/>
        </w:rPr>
        <w:br/>
      </w:r>
    </w:p>
    <w:p w14:paraId="587F641B" w14:textId="77777777" w:rsidR="00A60440" w:rsidRDefault="009E27DE">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DTW Results – Satellite Tarp Residual Method:</w:t>
      </w:r>
    </w:p>
    <w:tbl>
      <w:tblPr>
        <w:tblStyle w:val="a0"/>
        <w:tblW w:w="8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00"/>
        <w:gridCol w:w="1745"/>
        <w:gridCol w:w="2465"/>
      </w:tblGrid>
      <w:tr w:rsidR="00A60440" w14:paraId="587F641F" w14:textId="77777777">
        <w:trPr>
          <w:trHeight w:val="500"/>
        </w:trPr>
        <w:tc>
          <w:tcPr>
            <w:tcW w:w="3800" w:type="dxa"/>
            <w:tcBorders>
              <w:top w:val="nil"/>
              <w:left w:val="nil"/>
              <w:bottom w:val="nil"/>
              <w:right w:val="nil"/>
            </w:tcBorders>
            <w:tcMar>
              <w:top w:w="100" w:type="dxa"/>
              <w:left w:w="100" w:type="dxa"/>
              <w:bottom w:w="100" w:type="dxa"/>
              <w:right w:w="100" w:type="dxa"/>
            </w:tcMar>
          </w:tcPr>
          <w:p w14:paraId="587F641C" w14:textId="77777777" w:rsidR="00A60440" w:rsidRDefault="009E27DE">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NDVI Series</w:t>
            </w:r>
          </w:p>
        </w:tc>
        <w:tc>
          <w:tcPr>
            <w:tcW w:w="1745" w:type="dxa"/>
            <w:tcBorders>
              <w:top w:val="nil"/>
              <w:left w:val="nil"/>
              <w:bottom w:val="nil"/>
              <w:right w:val="nil"/>
            </w:tcBorders>
            <w:tcMar>
              <w:top w:w="100" w:type="dxa"/>
              <w:left w:w="100" w:type="dxa"/>
              <w:bottom w:w="100" w:type="dxa"/>
              <w:right w:w="100" w:type="dxa"/>
            </w:tcMar>
          </w:tcPr>
          <w:p w14:paraId="587F641D" w14:textId="77777777" w:rsidR="00A60440" w:rsidRDefault="009E27DE">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DTW Distance</w:t>
            </w:r>
          </w:p>
        </w:tc>
        <w:tc>
          <w:tcPr>
            <w:tcW w:w="2465" w:type="dxa"/>
            <w:tcBorders>
              <w:top w:val="nil"/>
              <w:left w:val="nil"/>
              <w:bottom w:val="nil"/>
              <w:right w:val="nil"/>
            </w:tcBorders>
            <w:tcMar>
              <w:top w:w="100" w:type="dxa"/>
              <w:left w:w="100" w:type="dxa"/>
              <w:bottom w:w="100" w:type="dxa"/>
              <w:right w:w="100" w:type="dxa"/>
            </w:tcMar>
          </w:tcPr>
          <w:p w14:paraId="587F641E" w14:textId="77777777" w:rsidR="00A60440" w:rsidRDefault="009E27DE">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Warping Path Length</w:t>
            </w:r>
          </w:p>
        </w:tc>
      </w:tr>
      <w:tr w:rsidR="00A60440" w14:paraId="587F6423" w14:textId="77777777">
        <w:trPr>
          <w:trHeight w:val="500"/>
        </w:trPr>
        <w:tc>
          <w:tcPr>
            <w:tcW w:w="3800" w:type="dxa"/>
            <w:tcBorders>
              <w:top w:val="nil"/>
              <w:left w:val="nil"/>
              <w:bottom w:val="nil"/>
              <w:right w:val="nil"/>
            </w:tcBorders>
            <w:tcMar>
              <w:top w:w="100" w:type="dxa"/>
              <w:left w:w="100" w:type="dxa"/>
              <w:bottom w:w="100" w:type="dxa"/>
              <w:right w:w="100" w:type="dxa"/>
            </w:tcMar>
          </w:tcPr>
          <w:p w14:paraId="587F6420"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w:t>
            </w:r>
          </w:p>
        </w:tc>
        <w:tc>
          <w:tcPr>
            <w:tcW w:w="1745" w:type="dxa"/>
            <w:tcBorders>
              <w:top w:val="nil"/>
              <w:left w:val="nil"/>
              <w:bottom w:val="nil"/>
              <w:right w:val="nil"/>
            </w:tcBorders>
            <w:tcMar>
              <w:top w:w="100" w:type="dxa"/>
              <w:left w:w="100" w:type="dxa"/>
              <w:bottom w:w="100" w:type="dxa"/>
              <w:right w:w="100" w:type="dxa"/>
            </w:tcMar>
          </w:tcPr>
          <w:p w14:paraId="587F6421"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0.6091</w:t>
            </w:r>
          </w:p>
        </w:tc>
        <w:tc>
          <w:tcPr>
            <w:tcW w:w="2465" w:type="dxa"/>
            <w:tcBorders>
              <w:top w:val="nil"/>
              <w:left w:val="nil"/>
              <w:bottom w:val="nil"/>
              <w:right w:val="nil"/>
            </w:tcBorders>
            <w:tcMar>
              <w:top w:w="100" w:type="dxa"/>
              <w:left w:w="100" w:type="dxa"/>
              <w:bottom w:w="100" w:type="dxa"/>
              <w:right w:w="100" w:type="dxa"/>
            </w:tcMar>
          </w:tcPr>
          <w:p w14:paraId="587F6422"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A60440" w14:paraId="587F6427" w14:textId="77777777">
        <w:trPr>
          <w:trHeight w:val="500"/>
        </w:trPr>
        <w:tc>
          <w:tcPr>
            <w:tcW w:w="3800" w:type="dxa"/>
            <w:tcBorders>
              <w:top w:val="nil"/>
              <w:left w:val="nil"/>
              <w:bottom w:val="nil"/>
              <w:right w:val="nil"/>
            </w:tcBorders>
            <w:tcMar>
              <w:top w:w="100" w:type="dxa"/>
              <w:left w:w="100" w:type="dxa"/>
              <w:bottom w:w="100" w:type="dxa"/>
              <w:right w:w="100" w:type="dxa"/>
            </w:tcMar>
          </w:tcPr>
          <w:p w14:paraId="587F6424"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Red Tarp Residual</w:t>
            </w:r>
          </w:p>
        </w:tc>
        <w:tc>
          <w:tcPr>
            <w:tcW w:w="1745" w:type="dxa"/>
            <w:tcBorders>
              <w:top w:val="nil"/>
              <w:left w:val="nil"/>
              <w:bottom w:val="nil"/>
              <w:right w:val="nil"/>
            </w:tcBorders>
            <w:tcMar>
              <w:top w:w="100" w:type="dxa"/>
              <w:left w:w="100" w:type="dxa"/>
              <w:bottom w:w="100" w:type="dxa"/>
              <w:right w:w="100" w:type="dxa"/>
            </w:tcMar>
          </w:tcPr>
          <w:p w14:paraId="587F6425"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0.6967</w:t>
            </w:r>
          </w:p>
        </w:tc>
        <w:tc>
          <w:tcPr>
            <w:tcW w:w="2465" w:type="dxa"/>
            <w:tcBorders>
              <w:top w:val="nil"/>
              <w:left w:val="nil"/>
              <w:bottom w:val="nil"/>
              <w:right w:val="nil"/>
            </w:tcBorders>
            <w:tcMar>
              <w:top w:w="100" w:type="dxa"/>
              <w:left w:w="100" w:type="dxa"/>
              <w:bottom w:w="100" w:type="dxa"/>
              <w:right w:w="100" w:type="dxa"/>
            </w:tcMar>
          </w:tcPr>
          <w:p w14:paraId="587F6426"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A60440" w14:paraId="587F642B" w14:textId="77777777">
        <w:trPr>
          <w:trHeight w:val="500"/>
        </w:trPr>
        <w:tc>
          <w:tcPr>
            <w:tcW w:w="3800" w:type="dxa"/>
            <w:tcBorders>
              <w:top w:val="nil"/>
              <w:left w:val="nil"/>
              <w:bottom w:val="nil"/>
              <w:right w:val="nil"/>
            </w:tcBorders>
            <w:tcMar>
              <w:top w:w="100" w:type="dxa"/>
              <w:left w:w="100" w:type="dxa"/>
              <w:bottom w:w="100" w:type="dxa"/>
              <w:right w:w="100" w:type="dxa"/>
            </w:tcMar>
          </w:tcPr>
          <w:p w14:paraId="587F6428"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Red Tarp Residual</w:t>
            </w:r>
          </w:p>
        </w:tc>
        <w:tc>
          <w:tcPr>
            <w:tcW w:w="1745" w:type="dxa"/>
            <w:tcBorders>
              <w:top w:val="nil"/>
              <w:left w:val="nil"/>
              <w:bottom w:val="nil"/>
              <w:right w:val="nil"/>
            </w:tcBorders>
            <w:tcMar>
              <w:top w:w="100" w:type="dxa"/>
              <w:left w:w="100" w:type="dxa"/>
              <w:bottom w:w="100" w:type="dxa"/>
              <w:right w:w="100" w:type="dxa"/>
            </w:tcMar>
          </w:tcPr>
          <w:p w14:paraId="587F6429"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0.6064</w:t>
            </w:r>
          </w:p>
        </w:tc>
        <w:tc>
          <w:tcPr>
            <w:tcW w:w="2465" w:type="dxa"/>
            <w:tcBorders>
              <w:top w:val="nil"/>
              <w:left w:val="nil"/>
              <w:bottom w:val="nil"/>
              <w:right w:val="nil"/>
            </w:tcBorders>
            <w:tcMar>
              <w:top w:w="100" w:type="dxa"/>
              <w:left w:w="100" w:type="dxa"/>
              <w:bottom w:w="100" w:type="dxa"/>
              <w:right w:w="100" w:type="dxa"/>
            </w:tcMar>
          </w:tcPr>
          <w:p w14:paraId="587F642A"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A60440" w14:paraId="587F642F" w14:textId="77777777">
        <w:trPr>
          <w:trHeight w:val="500"/>
        </w:trPr>
        <w:tc>
          <w:tcPr>
            <w:tcW w:w="3800" w:type="dxa"/>
            <w:tcBorders>
              <w:top w:val="nil"/>
              <w:left w:val="nil"/>
              <w:bottom w:val="nil"/>
              <w:right w:val="nil"/>
            </w:tcBorders>
            <w:tcMar>
              <w:top w:w="100" w:type="dxa"/>
              <w:left w:w="100" w:type="dxa"/>
              <w:bottom w:w="100" w:type="dxa"/>
              <w:right w:w="100" w:type="dxa"/>
            </w:tcMar>
          </w:tcPr>
          <w:p w14:paraId="587F642C"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White Tarp Residual</w:t>
            </w:r>
          </w:p>
        </w:tc>
        <w:tc>
          <w:tcPr>
            <w:tcW w:w="1745" w:type="dxa"/>
            <w:tcBorders>
              <w:top w:val="nil"/>
              <w:left w:val="nil"/>
              <w:bottom w:val="nil"/>
              <w:right w:val="nil"/>
            </w:tcBorders>
            <w:tcMar>
              <w:top w:w="100" w:type="dxa"/>
              <w:left w:w="100" w:type="dxa"/>
              <w:bottom w:w="100" w:type="dxa"/>
              <w:right w:w="100" w:type="dxa"/>
            </w:tcMar>
          </w:tcPr>
          <w:p w14:paraId="587F642D"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0.6861</w:t>
            </w:r>
          </w:p>
        </w:tc>
        <w:tc>
          <w:tcPr>
            <w:tcW w:w="2465" w:type="dxa"/>
            <w:tcBorders>
              <w:top w:val="nil"/>
              <w:left w:val="nil"/>
              <w:bottom w:val="nil"/>
              <w:right w:val="nil"/>
            </w:tcBorders>
            <w:tcMar>
              <w:top w:w="100" w:type="dxa"/>
              <w:left w:w="100" w:type="dxa"/>
              <w:bottom w:w="100" w:type="dxa"/>
              <w:right w:w="100" w:type="dxa"/>
            </w:tcMar>
          </w:tcPr>
          <w:p w14:paraId="587F642E"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A60440" w14:paraId="587F6433" w14:textId="77777777">
        <w:trPr>
          <w:trHeight w:val="500"/>
        </w:trPr>
        <w:tc>
          <w:tcPr>
            <w:tcW w:w="3800" w:type="dxa"/>
            <w:tcBorders>
              <w:top w:val="nil"/>
              <w:left w:val="nil"/>
              <w:bottom w:val="nil"/>
              <w:right w:val="nil"/>
            </w:tcBorders>
            <w:tcMar>
              <w:top w:w="100" w:type="dxa"/>
              <w:left w:w="100" w:type="dxa"/>
              <w:bottom w:w="100" w:type="dxa"/>
              <w:right w:w="100" w:type="dxa"/>
            </w:tcMar>
          </w:tcPr>
          <w:p w14:paraId="587F6430"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White Tarp Residual</w:t>
            </w:r>
          </w:p>
        </w:tc>
        <w:tc>
          <w:tcPr>
            <w:tcW w:w="1745" w:type="dxa"/>
            <w:tcBorders>
              <w:top w:val="nil"/>
              <w:left w:val="nil"/>
              <w:bottom w:val="nil"/>
              <w:right w:val="nil"/>
            </w:tcBorders>
            <w:tcMar>
              <w:top w:w="100" w:type="dxa"/>
              <w:left w:w="100" w:type="dxa"/>
              <w:bottom w:w="100" w:type="dxa"/>
              <w:right w:w="100" w:type="dxa"/>
            </w:tcMar>
          </w:tcPr>
          <w:p w14:paraId="587F6431"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0.6320</w:t>
            </w:r>
          </w:p>
        </w:tc>
        <w:tc>
          <w:tcPr>
            <w:tcW w:w="2465" w:type="dxa"/>
            <w:tcBorders>
              <w:top w:val="nil"/>
              <w:left w:val="nil"/>
              <w:bottom w:val="nil"/>
              <w:right w:val="nil"/>
            </w:tcBorders>
            <w:tcMar>
              <w:top w:w="100" w:type="dxa"/>
              <w:left w:w="100" w:type="dxa"/>
              <w:bottom w:w="100" w:type="dxa"/>
              <w:right w:w="100" w:type="dxa"/>
            </w:tcMar>
          </w:tcPr>
          <w:p w14:paraId="587F6432"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bl>
    <w:p w14:paraId="587F6434"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smallest DTW distance (0.6064) was obtained for </w:t>
      </w:r>
      <w:r>
        <w:rPr>
          <w:rFonts w:ascii="Times New Roman" w:eastAsia="Times New Roman" w:hAnsi="Times New Roman" w:cs="Times New Roman"/>
          <w:b/>
          <w:sz w:val="24"/>
          <w:szCs w:val="24"/>
        </w:rPr>
        <w:t>Pixel 6 NDVI – Red Tarp Residual</w:t>
      </w:r>
      <w:r>
        <w:rPr>
          <w:rFonts w:ascii="Times New Roman" w:eastAsia="Times New Roman" w:hAnsi="Times New Roman" w:cs="Times New Roman"/>
          <w:sz w:val="24"/>
          <w:szCs w:val="24"/>
        </w:rPr>
        <w:t>, indicating a marginal improvement in temporal alignment with hyperspectral data compared to the unadjusted NDVI (0.6091).</w:t>
      </w:r>
    </w:p>
    <w:p w14:paraId="587F6435" w14:textId="77777777" w:rsidR="00A60440" w:rsidRDefault="00000000">
      <w:pPr>
        <w:spacing w:before="240" w:after="240"/>
        <w:rPr>
          <w:rFonts w:ascii="Times New Roman" w:eastAsia="Times New Roman" w:hAnsi="Times New Roman" w:cs="Times New Roman"/>
          <w:sz w:val="24"/>
          <w:szCs w:val="24"/>
        </w:rPr>
      </w:pPr>
      <w:r>
        <w:rPr>
          <w:noProof/>
        </w:rPr>
        <w:pict w14:anchorId="587F6482">
          <v:rect id="_x0000_i1026" alt="" style="width:468pt;height:.05pt;mso-width-percent:0;mso-height-percent:0;mso-width-percent:0;mso-height-percent:0" o:hralign="center" o:hrstd="t" o:hr="t" fillcolor="#a0a0a0" stroked="f"/>
        </w:pict>
      </w:r>
    </w:p>
    <w:p w14:paraId="587F6436" w14:textId="77777777" w:rsidR="00A60440" w:rsidRDefault="009E27DE">
      <w:pPr>
        <w:pStyle w:val="Heading3"/>
        <w:keepNext w:val="0"/>
        <w:keepLines w:val="0"/>
        <w:spacing w:before="280"/>
        <w:rPr>
          <w:rFonts w:ascii="Times New Roman" w:eastAsia="Times New Roman" w:hAnsi="Times New Roman" w:cs="Times New Roman"/>
          <w:b/>
          <w:color w:val="000000"/>
          <w:sz w:val="26"/>
          <w:szCs w:val="26"/>
        </w:rPr>
      </w:pPr>
      <w:bookmarkStart w:id="27" w:name="_1sr9do7rrdd" w:colFirst="0" w:colLast="0"/>
      <w:bookmarkEnd w:id="27"/>
      <w:r>
        <w:rPr>
          <w:rFonts w:ascii="Times New Roman" w:eastAsia="Times New Roman" w:hAnsi="Times New Roman" w:cs="Times New Roman"/>
          <w:b/>
          <w:color w:val="000000"/>
          <w:sz w:val="26"/>
          <w:szCs w:val="26"/>
        </w:rPr>
        <w:t>3.3 Hyperspectral–Satellite Tarp Correction</w:t>
      </w:r>
    </w:p>
    <w:p w14:paraId="587F6437"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Because hyperspectral and satellite measurements were collected on different dates, linear regression models were fitted to the hyperspectral tarp NDVI time series as a function of DAP. These models were then used to predict hyperspectral tarp NDVI for the exact acquisition dates of the satellite imagery.</w:t>
      </w:r>
    </w:p>
    <w:p w14:paraId="587F6438"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NDVI correction term was calculated as:</w:t>
      </w:r>
    </w:p>
    <w:p w14:paraId="587F6439" w14:textId="77777777" w:rsidR="00A60440" w:rsidRDefault="009E27DE">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NDVI₍Correction</w:t>
      </w:r>
      <w:proofErr w:type="spellEnd"/>
      <w:r>
        <w:rPr>
          <w:rFonts w:ascii="Times New Roman" w:eastAsia="Times New Roman" w:hAnsi="Times New Roman" w:cs="Times New Roman"/>
          <w:sz w:val="24"/>
          <w:szCs w:val="24"/>
        </w:rPr>
        <w:t>₎(t) = NDVI₍</w:t>
      </w:r>
      <w:proofErr w:type="gramStart"/>
      <w:r>
        <w:rPr>
          <w:rFonts w:ascii="Times New Roman" w:eastAsia="Times New Roman" w:hAnsi="Times New Roman" w:cs="Times New Roman"/>
          <w:sz w:val="24"/>
          <w:szCs w:val="24"/>
        </w:rPr>
        <w:t>satellite,tarp</w:t>
      </w:r>
      <w:proofErr w:type="gramEnd"/>
      <w:r>
        <w:rPr>
          <w:rFonts w:ascii="Times New Roman" w:eastAsia="Times New Roman" w:hAnsi="Times New Roman" w:cs="Times New Roman"/>
          <w:sz w:val="24"/>
          <w:szCs w:val="24"/>
        </w:rPr>
        <w:t xml:space="preserve">₎(t) − </w:t>
      </w:r>
      <w:proofErr w:type="spellStart"/>
      <w:r>
        <w:rPr>
          <w:rFonts w:ascii="Times New Roman" w:eastAsia="Times New Roman" w:hAnsi="Times New Roman" w:cs="Times New Roman"/>
          <w:sz w:val="24"/>
          <w:szCs w:val="24"/>
        </w:rPr>
        <w:t>ŶNDVI₍</w:t>
      </w:r>
      <w:proofErr w:type="gramStart"/>
      <w:r>
        <w:rPr>
          <w:rFonts w:ascii="Times New Roman" w:eastAsia="Times New Roman" w:hAnsi="Times New Roman" w:cs="Times New Roman"/>
          <w:sz w:val="24"/>
          <w:szCs w:val="24"/>
        </w:rPr>
        <w:t>hyperspectral,tarp</w:t>
      </w:r>
      <w:proofErr w:type="spellEnd"/>
      <w:proofErr w:type="gramEnd"/>
      <w:r>
        <w:rPr>
          <w:rFonts w:ascii="Times New Roman" w:eastAsia="Times New Roman" w:hAnsi="Times New Roman" w:cs="Times New Roman"/>
          <w:sz w:val="24"/>
          <w:szCs w:val="24"/>
        </w:rPr>
        <w:t>₎(t)</w:t>
      </w:r>
    </w:p>
    <w:p w14:paraId="587F643A"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resulting correction values were added to and subtracted from the satellite-derived Pixel 6 NDVI to produce alternative corrected time series.</w:t>
      </w:r>
    </w:p>
    <w:p w14:paraId="587F643B" w14:textId="77777777" w:rsidR="00A60440" w:rsidRDefault="009E27DE">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DTW Results – Hyperspectral–Satellite Tarp Correction:</w:t>
      </w:r>
    </w:p>
    <w:tbl>
      <w:tblPr>
        <w:tblStyle w:val="a1"/>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60"/>
        <w:gridCol w:w="1745"/>
        <w:gridCol w:w="2465"/>
      </w:tblGrid>
      <w:tr w:rsidR="00A60440" w14:paraId="587F643F" w14:textId="77777777">
        <w:trPr>
          <w:trHeight w:val="500"/>
        </w:trPr>
        <w:tc>
          <w:tcPr>
            <w:tcW w:w="4760" w:type="dxa"/>
            <w:tcBorders>
              <w:top w:val="nil"/>
              <w:left w:val="nil"/>
              <w:bottom w:val="nil"/>
              <w:right w:val="nil"/>
            </w:tcBorders>
            <w:tcMar>
              <w:top w:w="100" w:type="dxa"/>
              <w:left w:w="100" w:type="dxa"/>
              <w:bottom w:w="100" w:type="dxa"/>
              <w:right w:w="100" w:type="dxa"/>
            </w:tcMar>
          </w:tcPr>
          <w:p w14:paraId="587F643C" w14:textId="77777777" w:rsidR="00A60440" w:rsidRDefault="009E27DE">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NDVI Series</w:t>
            </w:r>
          </w:p>
        </w:tc>
        <w:tc>
          <w:tcPr>
            <w:tcW w:w="1745" w:type="dxa"/>
            <w:tcBorders>
              <w:top w:val="nil"/>
              <w:left w:val="nil"/>
              <w:bottom w:val="nil"/>
              <w:right w:val="nil"/>
            </w:tcBorders>
            <w:tcMar>
              <w:top w:w="100" w:type="dxa"/>
              <w:left w:w="100" w:type="dxa"/>
              <w:bottom w:w="100" w:type="dxa"/>
              <w:right w:w="100" w:type="dxa"/>
            </w:tcMar>
          </w:tcPr>
          <w:p w14:paraId="587F643D" w14:textId="77777777" w:rsidR="00A60440" w:rsidRDefault="009E27DE">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DTW Distance</w:t>
            </w:r>
          </w:p>
        </w:tc>
        <w:tc>
          <w:tcPr>
            <w:tcW w:w="2465" w:type="dxa"/>
            <w:tcBorders>
              <w:top w:val="nil"/>
              <w:left w:val="nil"/>
              <w:bottom w:val="nil"/>
              <w:right w:val="nil"/>
            </w:tcBorders>
            <w:tcMar>
              <w:top w:w="100" w:type="dxa"/>
              <w:left w:w="100" w:type="dxa"/>
              <w:bottom w:w="100" w:type="dxa"/>
              <w:right w:w="100" w:type="dxa"/>
            </w:tcMar>
          </w:tcPr>
          <w:p w14:paraId="587F643E" w14:textId="77777777" w:rsidR="00A60440" w:rsidRDefault="009E27DE">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Warping Path Length</w:t>
            </w:r>
          </w:p>
        </w:tc>
      </w:tr>
      <w:tr w:rsidR="00A60440" w14:paraId="587F6443" w14:textId="77777777">
        <w:trPr>
          <w:trHeight w:val="500"/>
        </w:trPr>
        <w:tc>
          <w:tcPr>
            <w:tcW w:w="4760" w:type="dxa"/>
            <w:tcBorders>
              <w:top w:val="nil"/>
              <w:left w:val="nil"/>
              <w:bottom w:val="nil"/>
              <w:right w:val="nil"/>
            </w:tcBorders>
            <w:tcMar>
              <w:top w:w="100" w:type="dxa"/>
              <w:left w:w="100" w:type="dxa"/>
              <w:bottom w:w="100" w:type="dxa"/>
              <w:right w:w="100" w:type="dxa"/>
            </w:tcMar>
          </w:tcPr>
          <w:p w14:paraId="587F6440"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w:t>
            </w:r>
          </w:p>
        </w:tc>
        <w:tc>
          <w:tcPr>
            <w:tcW w:w="1745" w:type="dxa"/>
            <w:tcBorders>
              <w:top w:val="nil"/>
              <w:left w:val="nil"/>
              <w:bottom w:val="nil"/>
              <w:right w:val="nil"/>
            </w:tcBorders>
            <w:tcMar>
              <w:top w:w="100" w:type="dxa"/>
              <w:left w:w="100" w:type="dxa"/>
              <w:bottom w:w="100" w:type="dxa"/>
              <w:right w:w="100" w:type="dxa"/>
            </w:tcMar>
          </w:tcPr>
          <w:p w14:paraId="587F6441"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0.6091</w:t>
            </w:r>
          </w:p>
        </w:tc>
        <w:tc>
          <w:tcPr>
            <w:tcW w:w="2465" w:type="dxa"/>
            <w:tcBorders>
              <w:top w:val="nil"/>
              <w:left w:val="nil"/>
              <w:bottom w:val="nil"/>
              <w:right w:val="nil"/>
            </w:tcBorders>
            <w:tcMar>
              <w:top w:w="100" w:type="dxa"/>
              <w:left w:w="100" w:type="dxa"/>
              <w:bottom w:w="100" w:type="dxa"/>
              <w:right w:w="100" w:type="dxa"/>
            </w:tcMar>
          </w:tcPr>
          <w:p w14:paraId="587F6442"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A60440" w14:paraId="587F6447" w14:textId="77777777">
        <w:trPr>
          <w:trHeight w:val="500"/>
        </w:trPr>
        <w:tc>
          <w:tcPr>
            <w:tcW w:w="4760" w:type="dxa"/>
            <w:tcBorders>
              <w:top w:val="nil"/>
              <w:left w:val="nil"/>
              <w:bottom w:val="nil"/>
              <w:right w:val="nil"/>
            </w:tcBorders>
            <w:tcMar>
              <w:top w:w="100" w:type="dxa"/>
              <w:left w:w="100" w:type="dxa"/>
              <w:bottom w:w="100" w:type="dxa"/>
              <w:right w:w="100" w:type="dxa"/>
            </w:tcMar>
          </w:tcPr>
          <w:p w14:paraId="587F6444"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Red Tarp Residual</w:t>
            </w:r>
          </w:p>
        </w:tc>
        <w:tc>
          <w:tcPr>
            <w:tcW w:w="1745" w:type="dxa"/>
            <w:tcBorders>
              <w:top w:val="nil"/>
              <w:left w:val="nil"/>
              <w:bottom w:val="nil"/>
              <w:right w:val="nil"/>
            </w:tcBorders>
            <w:tcMar>
              <w:top w:w="100" w:type="dxa"/>
              <w:left w:w="100" w:type="dxa"/>
              <w:bottom w:w="100" w:type="dxa"/>
              <w:right w:w="100" w:type="dxa"/>
            </w:tcMar>
          </w:tcPr>
          <w:p w14:paraId="587F6445"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0.6064</w:t>
            </w:r>
          </w:p>
        </w:tc>
        <w:tc>
          <w:tcPr>
            <w:tcW w:w="2465" w:type="dxa"/>
            <w:tcBorders>
              <w:top w:val="nil"/>
              <w:left w:val="nil"/>
              <w:bottom w:val="nil"/>
              <w:right w:val="nil"/>
            </w:tcBorders>
            <w:tcMar>
              <w:top w:w="100" w:type="dxa"/>
              <w:left w:w="100" w:type="dxa"/>
              <w:bottom w:w="100" w:type="dxa"/>
              <w:right w:w="100" w:type="dxa"/>
            </w:tcMar>
          </w:tcPr>
          <w:p w14:paraId="587F6446"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A60440" w14:paraId="587F644B" w14:textId="77777777">
        <w:trPr>
          <w:trHeight w:val="500"/>
        </w:trPr>
        <w:tc>
          <w:tcPr>
            <w:tcW w:w="4760" w:type="dxa"/>
            <w:tcBorders>
              <w:top w:val="nil"/>
              <w:left w:val="nil"/>
              <w:bottom w:val="nil"/>
              <w:right w:val="nil"/>
            </w:tcBorders>
            <w:tcMar>
              <w:top w:w="100" w:type="dxa"/>
              <w:left w:w="100" w:type="dxa"/>
              <w:bottom w:w="100" w:type="dxa"/>
              <w:right w:w="100" w:type="dxa"/>
            </w:tcMar>
          </w:tcPr>
          <w:p w14:paraId="587F6448"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White Tarp Residual</w:t>
            </w:r>
          </w:p>
        </w:tc>
        <w:tc>
          <w:tcPr>
            <w:tcW w:w="1745" w:type="dxa"/>
            <w:tcBorders>
              <w:top w:val="nil"/>
              <w:left w:val="nil"/>
              <w:bottom w:val="nil"/>
              <w:right w:val="nil"/>
            </w:tcBorders>
            <w:tcMar>
              <w:top w:w="100" w:type="dxa"/>
              <w:left w:w="100" w:type="dxa"/>
              <w:bottom w:w="100" w:type="dxa"/>
              <w:right w:w="100" w:type="dxa"/>
            </w:tcMar>
          </w:tcPr>
          <w:p w14:paraId="587F6449"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0.6320</w:t>
            </w:r>
          </w:p>
        </w:tc>
        <w:tc>
          <w:tcPr>
            <w:tcW w:w="2465" w:type="dxa"/>
            <w:tcBorders>
              <w:top w:val="nil"/>
              <w:left w:val="nil"/>
              <w:bottom w:val="nil"/>
              <w:right w:val="nil"/>
            </w:tcBorders>
            <w:tcMar>
              <w:top w:w="100" w:type="dxa"/>
              <w:left w:w="100" w:type="dxa"/>
              <w:bottom w:w="100" w:type="dxa"/>
              <w:right w:w="100" w:type="dxa"/>
            </w:tcMar>
          </w:tcPr>
          <w:p w14:paraId="587F644A"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A60440" w14:paraId="587F644F" w14:textId="77777777">
        <w:trPr>
          <w:trHeight w:val="500"/>
        </w:trPr>
        <w:tc>
          <w:tcPr>
            <w:tcW w:w="4760" w:type="dxa"/>
            <w:tcBorders>
              <w:top w:val="nil"/>
              <w:left w:val="nil"/>
              <w:bottom w:val="nil"/>
              <w:right w:val="nil"/>
            </w:tcBorders>
            <w:tcMar>
              <w:top w:w="100" w:type="dxa"/>
              <w:left w:w="100" w:type="dxa"/>
              <w:bottom w:w="100" w:type="dxa"/>
              <w:right w:w="100" w:type="dxa"/>
            </w:tcMar>
          </w:tcPr>
          <w:p w14:paraId="587F644C"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Red Tarp Residual</w:t>
            </w:r>
          </w:p>
        </w:tc>
        <w:tc>
          <w:tcPr>
            <w:tcW w:w="1745" w:type="dxa"/>
            <w:tcBorders>
              <w:top w:val="nil"/>
              <w:left w:val="nil"/>
              <w:bottom w:val="nil"/>
              <w:right w:val="nil"/>
            </w:tcBorders>
            <w:tcMar>
              <w:top w:w="100" w:type="dxa"/>
              <w:left w:w="100" w:type="dxa"/>
              <w:bottom w:w="100" w:type="dxa"/>
              <w:right w:w="100" w:type="dxa"/>
            </w:tcMar>
          </w:tcPr>
          <w:p w14:paraId="587F644D"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0.6967</w:t>
            </w:r>
          </w:p>
        </w:tc>
        <w:tc>
          <w:tcPr>
            <w:tcW w:w="2465" w:type="dxa"/>
            <w:tcBorders>
              <w:top w:val="nil"/>
              <w:left w:val="nil"/>
              <w:bottom w:val="nil"/>
              <w:right w:val="nil"/>
            </w:tcBorders>
            <w:tcMar>
              <w:top w:w="100" w:type="dxa"/>
              <w:left w:w="100" w:type="dxa"/>
              <w:bottom w:w="100" w:type="dxa"/>
              <w:right w:w="100" w:type="dxa"/>
            </w:tcMar>
          </w:tcPr>
          <w:p w14:paraId="587F644E"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A60440" w14:paraId="587F6453" w14:textId="77777777">
        <w:trPr>
          <w:trHeight w:val="500"/>
        </w:trPr>
        <w:tc>
          <w:tcPr>
            <w:tcW w:w="4760" w:type="dxa"/>
            <w:tcBorders>
              <w:top w:val="nil"/>
              <w:left w:val="nil"/>
              <w:bottom w:val="nil"/>
              <w:right w:val="nil"/>
            </w:tcBorders>
            <w:tcMar>
              <w:top w:w="100" w:type="dxa"/>
              <w:left w:w="100" w:type="dxa"/>
              <w:bottom w:w="100" w:type="dxa"/>
              <w:right w:w="100" w:type="dxa"/>
            </w:tcMar>
          </w:tcPr>
          <w:p w14:paraId="587F6450"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White Tarp Residual</w:t>
            </w:r>
          </w:p>
        </w:tc>
        <w:tc>
          <w:tcPr>
            <w:tcW w:w="1745" w:type="dxa"/>
            <w:tcBorders>
              <w:top w:val="nil"/>
              <w:left w:val="nil"/>
              <w:bottom w:val="nil"/>
              <w:right w:val="nil"/>
            </w:tcBorders>
            <w:tcMar>
              <w:top w:w="100" w:type="dxa"/>
              <w:left w:w="100" w:type="dxa"/>
              <w:bottom w:w="100" w:type="dxa"/>
              <w:right w:w="100" w:type="dxa"/>
            </w:tcMar>
          </w:tcPr>
          <w:p w14:paraId="587F6451"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0.6861</w:t>
            </w:r>
          </w:p>
        </w:tc>
        <w:tc>
          <w:tcPr>
            <w:tcW w:w="2465" w:type="dxa"/>
            <w:tcBorders>
              <w:top w:val="nil"/>
              <w:left w:val="nil"/>
              <w:bottom w:val="nil"/>
              <w:right w:val="nil"/>
            </w:tcBorders>
            <w:tcMar>
              <w:top w:w="100" w:type="dxa"/>
              <w:left w:w="100" w:type="dxa"/>
              <w:bottom w:w="100" w:type="dxa"/>
              <w:right w:w="100" w:type="dxa"/>
            </w:tcMar>
          </w:tcPr>
          <w:p w14:paraId="587F6452"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A60440" w14:paraId="587F6457" w14:textId="77777777">
        <w:trPr>
          <w:trHeight w:val="500"/>
        </w:trPr>
        <w:tc>
          <w:tcPr>
            <w:tcW w:w="4760" w:type="dxa"/>
            <w:tcBorders>
              <w:top w:val="nil"/>
              <w:left w:val="nil"/>
              <w:bottom w:val="nil"/>
              <w:right w:val="nil"/>
            </w:tcBorders>
            <w:tcMar>
              <w:top w:w="100" w:type="dxa"/>
              <w:left w:w="100" w:type="dxa"/>
              <w:bottom w:w="100" w:type="dxa"/>
              <w:right w:w="100" w:type="dxa"/>
            </w:tcMar>
          </w:tcPr>
          <w:p w14:paraId="587F6454"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Predicted Red Tarp Residual</w:t>
            </w:r>
          </w:p>
        </w:tc>
        <w:tc>
          <w:tcPr>
            <w:tcW w:w="1745" w:type="dxa"/>
            <w:tcBorders>
              <w:top w:val="nil"/>
              <w:left w:val="nil"/>
              <w:bottom w:val="nil"/>
              <w:right w:val="nil"/>
            </w:tcBorders>
            <w:tcMar>
              <w:top w:w="100" w:type="dxa"/>
              <w:left w:w="100" w:type="dxa"/>
              <w:bottom w:w="100" w:type="dxa"/>
              <w:right w:w="100" w:type="dxa"/>
            </w:tcMar>
          </w:tcPr>
          <w:p w14:paraId="587F6455"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2.2977</w:t>
            </w:r>
          </w:p>
        </w:tc>
        <w:tc>
          <w:tcPr>
            <w:tcW w:w="2465" w:type="dxa"/>
            <w:tcBorders>
              <w:top w:val="nil"/>
              <w:left w:val="nil"/>
              <w:bottom w:val="nil"/>
              <w:right w:val="nil"/>
            </w:tcBorders>
            <w:tcMar>
              <w:top w:w="100" w:type="dxa"/>
              <w:left w:w="100" w:type="dxa"/>
              <w:bottom w:w="100" w:type="dxa"/>
              <w:right w:w="100" w:type="dxa"/>
            </w:tcMar>
          </w:tcPr>
          <w:p w14:paraId="587F6456"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A60440" w14:paraId="587F645B" w14:textId="77777777">
        <w:trPr>
          <w:trHeight w:val="500"/>
        </w:trPr>
        <w:tc>
          <w:tcPr>
            <w:tcW w:w="4760" w:type="dxa"/>
            <w:tcBorders>
              <w:top w:val="nil"/>
              <w:left w:val="nil"/>
              <w:bottom w:val="nil"/>
              <w:right w:val="nil"/>
            </w:tcBorders>
            <w:tcMar>
              <w:top w:w="100" w:type="dxa"/>
              <w:left w:w="100" w:type="dxa"/>
              <w:bottom w:w="100" w:type="dxa"/>
              <w:right w:w="100" w:type="dxa"/>
            </w:tcMar>
          </w:tcPr>
          <w:p w14:paraId="587F6458"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Predicted White Tarp Residual</w:t>
            </w:r>
          </w:p>
        </w:tc>
        <w:tc>
          <w:tcPr>
            <w:tcW w:w="1745" w:type="dxa"/>
            <w:tcBorders>
              <w:top w:val="nil"/>
              <w:left w:val="nil"/>
              <w:bottom w:val="nil"/>
              <w:right w:val="nil"/>
            </w:tcBorders>
            <w:tcMar>
              <w:top w:w="100" w:type="dxa"/>
              <w:left w:w="100" w:type="dxa"/>
              <w:bottom w:w="100" w:type="dxa"/>
              <w:right w:w="100" w:type="dxa"/>
            </w:tcMar>
          </w:tcPr>
          <w:p w14:paraId="587F6459"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1.9855</w:t>
            </w:r>
          </w:p>
        </w:tc>
        <w:tc>
          <w:tcPr>
            <w:tcW w:w="2465" w:type="dxa"/>
            <w:tcBorders>
              <w:top w:val="nil"/>
              <w:left w:val="nil"/>
              <w:bottom w:val="nil"/>
              <w:right w:val="nil"/>
            </w:tcBorders>
            <w:tcMar>
              <w:top w:w="100" w:type="dxa"/>
              <w:left w:w="100" w:type="dxa"/>
              <w:bottom w:w="100" w:type="dxa"/>
              <w:right w:w="100" w:type="dxa"/>
            </w:tcMar>
          </w:tcPr>
          <w:p w14:paraId="587F645A"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A60440" w14:paraId="587F645F" w14:textId="77777777">
        <w:trPr>
          <w:trHeight w:val="500"/>
        </w:trPr>
        <w:tc>
          <w:tcPr>
            <w:tcW w:w="4760" w:type="dxa"/>
            <w:tcBorders>
              <w:top w:val="nil"/>
              <w:left w:val="nil"/>
              <w:bottom w:val="nil"/>
              <w:right w:val="nil"/>
            </w:tcBorders>
            <w:tcMar>
              <w:top w:w="100" w:type="dxa"/>
              <w:left w:w="100" w:type="dxa"/>
              <w:bottom w:w="100" w:type="dxa"/>
              <w:right w:w="100" w:type="dxa"/>
            </w:tcMar>
          </w:tcPr>
          <w:p w14:paraId="587F645C"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Pixel 6 NDVI + Predicted Red Tarp Residual</w:t>
            </w:r>
          </w:p>
        </w:tc>
        <w:tc>
          <w:tcPr>
            <w:tcW w:w="1745" w:type="dxa"/>
            <w:tcBorders>
              <w:top w:val="nil"/>
              <w:left w:val="nil"/>
              <w:bottom w:val="nil"/>
              <w:right w:val="nil"/>
            </w:tcBorders>
            <w:tcMar>
              <w:top w:w="100" w:type="dxa"/>
              <w:left w:w="100" w:type="dxa"/>
              <w:bottom w:w="100" w:type="dxa"/>
              <w:right w:w="100" w:type="dxa"/>
            </w:tcMar>
          </w:tcPr>
          <w:p w14:paraId="587F645D"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2.2982</w:t>
            </w:r>
          </w:p>
        </w:tc>
        <w:tc>
          <w:tcPr>
            <w:tcW w:w="2465" w:type="dxa"/>
            <w:tcBorders>
              <w:top w:val="nil"/>
              <w:left w:val="nil"/>
              <w:bottom w:val="nil"/>
              <w:right w:val="nil"/>
            </w:tcBorders>
            <w:tcMar>
              <w:top w:w="100" w:type="dxa"/>
              <w:left w:w="100" w:type="dxa"/>
              <w:bottom w:w="100" w:type="dxa"/>
              <w:right w:w="100" w:type="dxa"/>
            </w:tcMar>
          </w:tcPr>
          <w:p w14:paraId="587F645E"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A60440" w14:paraId="587F6463" w14:textId="77777777">
        <w:trPr>
          <w:trHeight w:val="500"/>
        </w:trPr>
        <w:tc>
          <w:tcPr>
            <w:tcW w:w="4760" w:type="dxa"/>
            <w:tcBorders>
              <w:top w:val="nil"/>
              <w:left w:val="nil"/>
              <w:bottom w:val="nil"/>
              <w:right w:val="nil"/>
            </w:tcBorders>
            <w:tcMar>
              <w:top w:w="100" w:type="dxa"/>
              <w:left w:w="100" w:type="dxa"/>
              <w:bottom w:w="100" w:type="dxa"/>
              <w:right w:w="100" w:type="dxa"/>
            </w:tcMar>
          </w:tcPr>
          <w:p w14:paraId="587F6460"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Pixel 6 NDVI + Predicted White Tarp Residual</w:t>
            </w:r>
          </w:p>
        </w:tc>
        <w:tc>
          <w:tcPr>
            <w:tcW w:w="1745" w:type="dxa"/>
            <w:tcBorders>
              <w:top w:val="nil"/>
              <w:left w:val="nil"/>
              <w:bottom w:val="nil"/>
              <w:right w:val="nil"/>
            </w:tcBorders>
            <w:tcMar>
              <w:top w:w="100" w:type="dxa"/>
              <w:left w:w="100" w:type="dxa"/>
              <w:bottom w:w="100" w:type="dxa"/>
              <w:right w:w="100" w:type="dxa"/>
            </w:tcMar>
          </w:tcPr>
          <w:p w14:paraId="587F6461"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1.8689</w:t>
            </w:r>
          </w:p>
        </w:tc>
        <w:tc>
          <w:tcPr>
            <w:tcW w:w="2465" w:type="dxa"/>
            <w:tcBorders>
              <w:top w:val="nil"/>
              <w:left w:val="nil"/>
              <w:bottom w:val="nil"/>
              <w:right w:val="nil"/>
            </w:tcBorders>
            <w:tcMar>
              <w:top w:w="100" w:type="dxa"/>
              <w:left w:w="100" w:type="dxa"/>
              <w:bottom w:w="100" w:type="dxa"/>
              <w:right w:w="100" w:type="dxa"/>
            </w:tcMar>
          </w:tcPr>
          <w:p w14:paraId="587F6462"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bl>
    <w:p w14:paraId="587F6464"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Among the hyperspectral–satellite tarp correction outputs, </w:t>
      </w:r>
      <w:r>
        <w:rPr>
          <w:rFonts w:ascii="Times New Roman" w:eastAsia="Times New Roman" w:hAnsi="Times New Roman" w:cs="Times New Roman"/>
          <w:b/>
          <w:sz w:val="24"/>
          <w:szCs w:val="24"/>
        </w:rPr>
        <w:t>Pixel 6 NDVI – White Tarp Residual</w:t>
      </w:r>
      <w:r>
        <w:rPr>
          <w:rFonts w:ascii="Times New Roman" w:eastAsia="Times New Roman" w:hAnsi="Times New Roman" w:cs="Times New Roman"/>
          <w:sz w:val="24"/>
          <w:szCs w:val="24"/>
        </w:rPr>
        <w:t xml:space="preserve"> yielded the smallest DTW distance (0.6320). However, the improvement over the uncorrected NDVI (0.6091) was minimal, and in some cases, corrections based on predicted hyperspectral residuals increased the DTW distance substantially, indicating reduced temporal agreement with the hyperspectral reference.</w:t>
      </w:r>
    </w:p>
    <w:p w14:paraId="587F6465" w14:textId="77777777" w:rsidR="00A60440" w:rsidRDefault="009E27DE">
      <w:pPr>
        <w:pStyle w:val="Heading2"/>
        <w:keepNext w:val="0"/>
        <w:keepLines w:val="0"/>
        <w:spacing w:after="80"/>
        <w:rPr>
          <w:rFonts w:ascii="Times New Roman" w:eastAsia="Times New Roman" w:hAnsi="Times New Roman" w:cs="Times New Roman"/>
          <w:b/>
          <w:sz w:val="34"/>
          <w:szCs w:val="34"/>
        </w:rPr>
      </w:pPr>
      <w:bookmarkStart w:id="28" w:name="_dxczat8tae0l" w:colFirst="0" w:colLast="0"/>
      <w:bookmarkEnd w:id="28"/>
      <w:r>
        <w:rPr>
          <w:rFonts w:ascii="Times New Roman" w:eastAsia="Times New Roman" w:hAnsi="Times New Roman" w:cs="Times New Roman"/>
          <w:b/>
          <w:sz w:val="34"/>
          <w:szCs w:val="34"/>
        </w:rPr>
        <w:t>4. Discussion</w:t>
      </w:r>
    </w:p>
    <w:p w14:paraId="587F6466"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comparison of NDVI correction strategies highlights the relative effectiveness of using satellite-derived tarp residuals versus hyperspectral–satellite-based corrections for improving temporal agreement between </w:t>
      </w:r>
      <w:proofErr w:type="spellStart"/>
      <w:r>
        <w:rPr>
          <w:rFonts w:ascii="Times New Roman" w:eastAsia="Times New Roman" w:hAnsi="Times New Roman" w:cs="Times New Roman"/>
          <w:sz w:val="24"/>
          <w:szCs w:val="24"/>
        </w:rPr>
        <w:t>PlanetScope</w:t>
      </w:r>
      <w:proofErr w:type="spellEnd"/>
      <w:r>
        <w:rPr>
          <w:rFonts w:ascii="Times New Roman" w:eastAsia="Times New Roman" w:hAnsi="Times New Roman" w:cs="Times New Roman"/>
          <w:sz w:val="24"/>
          <w:szCs w:val="24"/>
        </w:rPr>
        <w:t xml:space="preserve"> imagery and hyperspectral ground-truth measurements.</w:t>
      </w:r>
    </w:p>
    <w:p w14:paraId="587F6467"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regression analysis of the reference tarps indicated consistent seasonal patterns in both red and NIR reflectance, with NDVI showing a gradual increase over time. This trend may reflect subtle surface changes such as algae accumulation, a factor that, while minor in magnitude, can introduce systematic bias into the reference signal. The R² variability across tarps and spectral bands suggests that spectral stability is not uniform and that certain wavelengths are more susceptible to environmental or surface changes over the course of the season.</w:t>
      </w:r>
    </w:p>
    <w:p w14:paraId="587F6468"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residual-based adjustment using satellite tarp NDVI provided the most consistent improvement in DTW alignment, with the </w:t>
      </w:r>
      <w:r>
        <w:rPr>
          <w:rFonts w:ascii="Times New Roman" w:eastAsia="Times New Roman" w:hAnsi="Times New Roman" w:cs="Times New Roman"/>
          <w:b/>
          <w:sz w:val="24"/>
          <w:szCs w:val="24"/>
        </w:rPr>
        <w:t>Pixel 6 NDVI – Red Tarp Residual</w:t>
      </w:r>
      <w:r>
        <w:rPr>
          <w:rFonts w:ascii="Times New Roman" w:eastAsia="Times New Roman" w:hAnsi="Times New Roman" w:cs="Times New Roman"/>
          <w:sz w:val="24"/>
          <w:szCs w:val="24"/>
        </w:rPr>
        <w:t xml:space="preserve"> producing the smallest DTW distance relative to hyperspectral measurements. This suggests that short-term variability in the reference tarp NDVI, which may be driven by transient atmospheric conditions, localized illumination effects, or minor BRDF influences, can meaningfully influence the accuracy of canopy NDVI estimates. By directly accounting for these short-term deviations, this method appears to reduce local radiometric inconsistencies more effectively than corrections derived from predicted hyperspectral values.</w:t>
      </w:r>
    </w:p>
    <w:p w14:paraId="587F6469"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contrast, the hyperspectral–satellite tarp correction approach produced minimal improvement in temporal alignment, with the best-performing variant (Pixel 6 NDVI – White Tarp Residual) only marginally reducing DTW distance compared to the uncorrected series. Moreover, correction terms derived from predicted hyperspectral residuals substantially increased DTW distances, suggesting that model extrapolation errors outweighed potential benefits. This </w:t>
      </w:r>
      <w:r>
        <w:rPr>
          <w:rFonts w:ascii="Times New Roman" w:eastAsia="Times New Roman" w:hAnsi="Times New Roman" w:cs="Times New Roman"/>
          <w:sz w:val="24"/>
          <w:szCs w:val="24"/>
        </w:rPr>
        <w:lastRenderedPageBreak/>
        <w:t>limitation likely reflects the sensitivity of the linear model to sparse hyperspectral sampling and the challenge of accurately predicting high-frequency variation between acquisition dates.</w:t>
      </w:r>
    </w:p>
    <w:p w14:paraId="587F646A"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these findings underscore the importance of correction methods that operate on temporally co-incident reference data. While hyperspectral measurements provide an accurate spectral baseline, their lower temporal resolution constrains their utility for capturing rapid atmospheric or illumination changes. Satellite tarp residuals, although more susceptible to noise, appear better suited for operational local correction due to their temporal synchrony with field imagery. Future work should explore hybrid correction strategies that combine the temporal coverage of satellite residuals with the spectral precision of hyperspectral references, potentially through data assimilation or bias-adjusted fusion techniques.</w:t>
      </w:r>
    </w:p>
    <w:p w14:paraId="587F646B" w14:textId="77777777" w:rsidR="00A60440" w:rsidRDefault="00A60440">
      <w:pPr>
        <w:spacing w:before="240" w:after="240"/>
        <w:rPr>
          <w:rFonts w:ascii="Times New Roman" w:eastAsia="Times New Roman" w:hAnsi="Times New Roman" w:cs="Times New Roman"/>
          <w:sz w:val="24"/>
          <w:szCs w:val="24"/>
        </w:rPr>
      </w:pPr>
    </w:p>
    <w:p w14:paraId="587F646C" w14:textId="77777777" w:rsidR="00A60440" w:rsidRDefault="009E27DE">
      <w:pPr>
        <w:pStyle w:val="Heading2"/>
        <w:keepNext w:val="0"/>
        <w:keepLines w:val="0"/>
        <w:spacing w:after="80"/>
        <w:rPr>
          <w:rFonts w:ascii="Times New Roman" w:eastAsia="Times New Roman" w:hAnsi="Times New Roman" w:cs="Times New Roman"/>
          <w:b/>
          <w:sz w:val="34"/>
          <w:szCs w:val="34"/>
        </w:rPr>
      </w:pPr>
      <w:bookmarkStart w:id="29" w:name="_opsc4b9ypecu" w:colFirst="0" w:colLast="0"/>
      <w:bookmarkEnd w:id="29"/>
      <w:r>
        <w:rPr>
          <w:rFonts w:ascii="Times New Roman" w:eastAsia="Times New Roman" w:hAnsi="Times New Roman" w:cs="Times New Roman"/>
          <w:b/>
          <w:sz w:val="34"/>
          <w:szCs w:val="34"/>
        </w:rPr>
        <w:t>5. Limitations</w:t>
      </w:r>
    </w:p>
    <w:p w14:paraId="587F646D"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Several limitations of this study should be considered when interpreting the results:</w:t>
      </w:r>
    </w:p>
    <w:p w14:paraId="587F646E" w14:textId="77777777" w:rsidR="00A60440" w:rsidRDefault="009E27DE">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Temporal mismatch in hyperspectral and satellite acquisitions</w:t>
      </w:r>
      <w:r>
        <w:rPr>
          <w:rFonts w:ascii="Times New Roman" w:eastAsia="Times New Roman" w:hAnsi="Times New Roman" w:cs="Times New Roman"/>
          <w:sz w:val="24"/>
          <w:szCs w:val="24"/>
        </w:rPr>
        <w:t xml:space="preserve"> – While linear interpolation of hyperspectral tarp NDVI provided estimates for satellite acquisition dates, this method cannot capture short-term atmospheric variability or rapid surface changes, limiting correction accuracy.</w:t>
      </w:r>
      <w:r>
        <w:rPr>
          <w:rFonts w:ascii="Times New Roman" w:eastAsia="Times New Roman" w:hAnsi="Times New Roman" w:cs="Times New Roman"/>
          <w:sz w:val="24"/>
          <w:szCs w:val="24"/>
        </w:rPr>
        <w:br/>
      </w:r>
    </w:p>
    <w:p w14:paraId="587F646F" w14:textId="77777777" w:rsidR="00A60440" w:rsidRDefault="009E27DE">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Potential instability of reference tarps</w:t>
      </w:r>
      <w:r>
        <w:rPr>
          <w:rFonts w:ascii="Times New Roman" w:eastAsia="Times New Roman" w:hAnsi="Times New Roman" w:cs="Times New Roman"/>
          <w:sz w:val="24"/>
          <w:szCs w:val="24"/>
        </w:rPr>
        <w:t xml:space="preserve"> – The gradual seasonal increase in tarp NDVI suggests surface changes such as algae growth, dust deposition, or material degradation, introducing bias into the correction process.</w:t>
      </w:r>
      <w:r>
        <w:rPr>
          <w:rFonts w:ascii="Times New Roman" w:eastAsia="Times New Roman" w:hAnsi="Times New Roman" w:cs="Times New Roman"/>
          <w:sz w:val="24"/>
          <w:szCs w:val="24"/>
        </w:rPr>
        <w:br/>
      </w:r>
    </w:p>
    <w:p w14:paraId="587F6470" w14:textId="77777777" w:rsidR="00A60440" w:rsidRDefault="009E27DE">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Linear model constraints</w:t>
      </w:r>
      <w:r>
        <w:rPr>
          <w:rFonts w:ascii="Times New Roman" w:eastAsia="Times New Roman" w:hAnsi="Times New Roman" w:cs="Times New Roman"/>
          <w:sz w:val="24"/>
          <w:szCs w:val="24"/>
        </w:rPr>
        <w:t xml:space="preserve"> – The use of linear regression assumes a constant rate of change over time and may fail to capture non-linear reflectance patterns in both tarps and vegetation.</w:t>
      </w:r>
      <w:r>
        <w:rPr>
          <w:rFonts w:ascii="Times New Roman" w:eastAsia="Times New Roman" w:hAnsi="Times New Roman" w:cs="Times New Roman"/>
          <w:sz w:val="24"/>
          <w:szCs w:val="24"/>
        </w:rPr>
        <w:br/>
      </w:r>
    </w:p>
    <w:p w14:paraId="587F6471" w14:textId="77777777" w:rsidR="00A60440" w:rsidRDefault="009E27DE">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Residual attribution uncertainty</w:t>
      </w:r>
      <w:r>
        <w:rPr>
          <w:rFonts w:ascii="Times New Roman" w:eastAsia="Times New Roman" w:hAnsi="Times New Roman" w:cs="Times New Roman"/>
          <w:sz w:val="24"/>
          <w:szCs w:val="24"/>
        </w:rPr>
        <w:t xml:space="preserve"> – The residuals derived from regression models cannot be confirmed as purely atmospheric effects; they may also contain noise from sensor artifacts, local illumination changes, or surface changes in the tarps.</w:t>
      </w:r>
      <w:r>
        <w:rPr>
          <w:rFonts w:ascii="Times New Roman" w:eastAsia="Times New Roman" w:hAnsi="Times New Roman" w:cs="Times New Roman"/>
          <w:sz w:val="24"/>
          <w:szCs w:val="24"/>
        </w:rPr>
        <w:br/>
      </w:r>
    </w:p>
    <w:p w14:paraId="587F6472" w14:textId="77777777" w:rsidR="00A60440" w:rsidRDefault="009E27DE">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Surface anisotropy effects</w:t>
      </w:r>
      <w:r>
        <w:rPr>
          <w:rFonts w:ascii="Times New Roman" w:eastAsia="Times New Roman" w:hAnsi="Times New Roman" w:cs="Times New Roman"/>
          <w:sz w:val="24"/>
          <w:szCs w:val="24"/>
        </w:rPr>
        <w:t xml:space="preserve"> – The tarps are non-Lambertian surfaces, meaning their apparent reflectance depends on the relative geometry of the sun, satellite, and target. This bidirectional reflectance behavior introduces angular dependence into the measurements that is not corrected in the current workflow.</w:t>
      </w:r>
      <w:r>
        <w:rPr>
          <w:rFonts w:ascii="Times New Roman" w:eastAsia="Times New Roman" w:hAnsi="Times New Roman" w:cs="Times New Roman"/>
          <w:sz w:val="24"/>
          <w:szCs w:val="24"/>
        </w:rPr>
        <w:br/>
      </w:r>
    </w:p>
    <w:p w14:paraId="587F6473" w14:textId="77777777" w:rsidR="00A60440" w:rsidRDefault="009E27DE">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Simplified residual transfer</w:t>
      </w:r>
      <w:r>
        <w:rPr>
          <w:rFonts w:ascii="Times New Roman" w:eastAsia="Times New Roman" w:hAnsi="Times New Roman" w:cs="Times New Roman"/>
          <w:sz w:val="24"/>
          <w:szCs w:val="24"/>
        </w:rPr>
        <w:t xml:space="preserve"> – The NDVI correction approach assumes a direct, proportional transfer of tarp residuals to crop pixels. This simplification may overlook differences in atmospheric path effects or surface scattering characteristics between the reference and target pixels.</w:t>
      </w:r>
      <w:r>
        <w:rPr>
          <w:rFonts w:ascii="Times New Roman" w:eastAsia="Times New Roman" w:hAnsi="Times New Roman" w:cs="Times New Roman"/>
          <w:sz w:val="24"/>
          <w:szCs w:val="24"/>
        </w:rPr>
        <w:br/>
      </w:r>
    </w:p>
    <w:p w14:paraId="587F6474" w14:textId="77777777" w:rsidR="00A60440" w:rsidRDefault="009E27DE">
      <w:pPr>
        <w:pStyle w:val="Heading2"/>
        <w:keepNext w:val="0"/>
        <w:keepLines w:val="0"/>
        <w:spacing w:after="80"/>
        <w:rPr>
          <w:rFonts w:ascii="Times New Roman" w:eastAsia="Times New Roman" w:hAnsi="Times New Roman" w:cs="Times New Roman"/>
          <w:b/>
          <w:sz w:val="34"/>
          <w:szCs w:val="34"/>
        </w:rPr>
      </w:pPr>
      <w:bookmarkStart w:id="30" w:name="_hof7f2xve03d" w:colFirst="0" w:colLast="0"/>
      <w:bookmarkEnd w:id="30"/>
      <w:r>
        <w:rPr>
          <w:rFonts w:ascii="Times New Roman" w:eastAsia="Times New Roman" w:hAnsi="Times New Roman" w:cs="Times New Roman"/>
          <w:b/>
          <w:sz w:val="34"/>
          <w:szCs w:val="34"/>
        </w:rPr>
        <w:t>6. Conclusion</w:t>
      </w:r>
    </w:p>
    <w:p w14:paraId="587F6475"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evaluated two approaches for local radiometric correction of </w:t>
      </w:r>
      <w:proofErr w:type="spellStart"/>
      <w:r>
        <w:rPr>
          <w:rFonts w:ascii="Times New Roman" w:eastAsia="Times New Roman" w:hAnsi="Times New Roman" w:cs="Times New Roman"/>
          <w:sz w:val="24"/>
          <w:szCs w:val="24"/>
        </w:rPr>
        <w:t>PlanetScope</w:t>
      </w:r>
      <w:proofErr w:type="spellEnd"/>
      <w:r>
        <w:rPr>
          <w:rFonts w:ascii="Times New Roman" w:eastAsia="Times New Roman" w:hAnsi="Times New Roman" w:cs="Times New Roman"/>
          <w:sz w:val="24"/>
          <w:szCs w:val="24"/>
        </w:rPr>
        <w:t xml:space="preserve"> NDVI in maize fields using reference tarp data:</w:t>
      </w:r>
    </w:p>
    <w:p w14:paraId="587F6476" w14:textId="77777777" w:rsidR="00A60440" w:rsidRDefault="009E27DE">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b/>
          <w:sz w:val="24"/>
          <w:szCs w:val="24"/>
        </w:rPr>
        <w:t>Satellite Tarp Residual Method</w:t>
      </w:r>
      <w:r>
        <w:rPr>
          <w:rFonts w:ascii="Times New Roman" w:eastAsia="Times New Roman" w:hAnsi="Times New Roman" w:cs="Times New Roman"/>
          <w:sz w:val="24"/>
          <w:szCs w:val="24"/>
        </w:rPr>
        <w:t xml:space="preserve"> – Adjusting field NDVI using residuals from satellite-derived tarp NDVI regressions.</w:t>
      </w:r>
      <w:r>
        <w:rPr>
          <w:rFonts w:ascii="Times New Roman" w:eastAsia="Times New Roman" w:hAnsi="Times New Roman" w:cs="Times New Roman"/>
          <w:sz w:val="24"/>
          <w:szCs w:val="24"/>
        </w:rPr>
        <w:br/>
      </w:r>
    </w:p>
    <w:p w14:paraId="587F6477" w14:textId="77777777" w:rsidR="00A60440" w:rsidRDefault="009E27DE">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Hyperspectral–Satellite Tarp Correction</w:t>
      </w:r>
      <w:r>
        <w:rPr>
          <w:rFonts w:ascii="Times New Roman" w:eastAsia="Times New Roman" w:hAnsi="Times New Roman" w:cs="Times New Roman"/>
          <w:sz w:val="24"/>
          <w:szCs w:val="24"/>
        </w:rPr>
        <w:t xml:space="preserve"> – Estimating hyperspectral tarp NDVI for satellite acquisition dates via linear models, calculating correction terms, and applying them to field NDVI.</w:t>
      </w:r>
      <w:r>
        <w:rPr>
          <w:rFonts w:ascii="Times New Roman" w:eastAsia="Times New Roman" w:hAnsi="Times New Roman" w:cs="Times New Roman"/>
          <w:sz w:val="24"/>
          <w:szCs w:val="24"/>
        </w:rPr>
        <w:br/>
      </w:r>
    </w:p>
    <w:p w14:paraId="587F6478"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showed that the </w:t>
      </w:r>
      <w:r>
        <w:rPr>
          <w:rFonts w:ascii="Times New Roman" w:eastAsia="Times New Roman" w:hAnsi="Times New Roman" w:cs="Times New Roman"/>
          <w:b/>
          <w:sz w:val="24"/>
          <w:szCs w:val="24"/>
        </w:rPr>
        <w:t>Satellite Tarp Residual Method</w:t>
      </w:r>
      <w:r>
        <w:rPr>
          <w:rFonts w:ascii="Times New Roman" w:eastAsia="Times New Roman" w:hAnsi="Times New Roman" w:cs="Times New Roman"/>
          <w:sz w:val="24"/>
          <w:szCs w:val="24"/>
        </w:rPr>
        <w:t xml:space="preserve"> provided the smallest Dynamic Time Warping (DTW) distance between corrected field NDVI and hyperspectral ground truth, with the best performance achieved by subtracting red tarp residuals from the field NDVI. In contrast, the Hyperspectral–Satellite Tarp Correction approach yielded minimal improvement and, in some cases, degraded alignment with hyperspectral measurements, likely due to interpolation limitations and prediction error.</w:t>
      </w:r>
    </w:p>
    <w:p w14:paraId="587F6479"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findings suggest that </w:t>
      </w:r>
      <w:r>
        <w:rPr>
          <w:rFonts w:ascii="Times New Roman" w:eastAsia="Times New Roman" w:hAnsi="Times New Roman" w:cs="Times New Roman"/>
          <w:b/>
          <w:sz w:val="24"/>
          <w:szCs w:val="24"/>
        </w:rPr>
        <w:t>temporally co-incident reference measurements</w:t>
      </w:r>
      <w:r>
        <w:rPr>
          <w:rFonts w:ascii="Times New Roman" w:eastAsia="Times New Roman" w:hAnsi="Times New Roman" w:cs="Times New Roman"/>
          <w:sz w:val="24"/>
          <w:szCs w:val="24"/>
        </w:rPr>
        <w:t xml:space="preserve"> from satellite imagery offer more effective short-term radiometric correction than predicted hyperspectral values when hyperspectral data is temporally sparse. However, both methods are subject to physical limitations, including tarp surface changes, angular reflectance effects, and the assumption that tarp-derived corrections can be directly transferred to crop canopy pixels.</w:t>
      </w:r>
    </w:p>
    <w:p w14:paraId="587F647A" w14:textId="77777777" w:rsidR="00A60440" w:rsidRDefault="009E27D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Future work should explore hybrid correction strategies that combine the temporal resolution of satellite residuals with the spectral precision of hyperspectral measurements, potentially incorporating non-linear models or angular normalization to address surface anisotropy.</w:t>
      </w:r>
    </w:p>
    <w:p w14:paraId="587F647B" w14:textId="77777777" w:rsidR="00A60440" w:rsidRDefault="00A60440">
      <w:pPr>
        <w:spacing w:before="240" w:after="240"/>
        <w:rPr>
          <w:rFonts w:ascii="Times New Roman" w:eastAsia="Times New Roman" w:hAnsi="Times New Roman" w:cs="Times New Roman"/>
          <w:sz w:val="24"/>
          <w:szCs w:val="24"/>
        </w:rPr>
      </w:pPr>
    </w:p>
    <w:p w14:paraId="587F647C" w14:textId="77777777" w:rsidR="00A60440" w:rsidRDefault="009E27DE">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587F647D" w14:textId="77777777" w:rsidR="00A60440" w:rsidRDefault="009E27DE">
      <w:pPr>
        <w:spacing w:before="240" w:after="240"/>
        <w:ind w:left="27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Huang, S., Tang, L., Hupy, J.P., Wang, Y., &amp; Shao, G. (2021). A commentary review on the use of normalized difference vegetation index (NDVI) in the era of popular remote sensing. </w:t>
      </w:r>
      <w:r>
        <w:rPr>
          <w:rFonts w:ascii="Times New Roman" w:eastAsia="Times New Roman" w:hAnsi="Times New Roman" w:cs="Times New Roman"/>
          <w:i/>
          <w:sz w:val="24"/>
          <w:szCs w:val="24"/>
        </w:rPr>
        <w:t>Journal of Forestry Research, 32</w:t>
      </w:r>
      <w:r>
        <w:rPr>
          <w:rFonts w:ascii="Times New Roman" w:eastAsia="Times New Roman" w:hAnsi="Times New Roman" w:cs="Times New Roman"/>
          <w:sz w:val="24"/>
          <w:szCs w:val="24"/>
        </w:rPr>
        <w:t xml:space="preserve">, 1–19. </w:t>
      </w:r>
      <w:hyperlink r:id="rId9">
        <w:r>
          <w:rPr>
            <w:rFonts w:ascii="Times New Roman" w:eastAsia="Times New Roman" w:hAnsi="Times New Roman" w:cs="Times New Roman"/>
            <w:color w:val="1155CC"/>
            <w:sz w:val="24"/>
            <w:szCs w:val="24"/>
            <w:u w:val="single"/>
          </w:rPr>
          <w:t>https://doi.org/10.1007/s11676-020-01155-1</w:t>
        </w:r>
      </w:hyperlink>
    </w:p>
    <w:p w14:paraId="587F647E" w14:textId="77777777" w:rsidR="00A60440" w:rsidRDefault="009E27DE">
      <w:pPr>
        <w:spacing w:before="240" w:after="240"/>
        <w:ind w:left="27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X., &amp; Liu, Y. (2016). A global study of NDVI difference among moderate-resolution satellite sensors. </w:t>
      </w:r>
      <w:r>
        <w:rPr>
          <w:rFonts w:ascii="Times New Roman" w:eastAsia="Times New Roman" w:hAnsi="Times New Roman" w:cs="Times New Roman"/>
          <w:i/>
          <w:sz w:val="24"/>
          <w:szCs w:val="24"/>
        </w:rPr>
        <w:t>ISPRS Journal of Photogrammetry and Remote Sensing, 121</w:t>
      </w:r>
      <w:r>
        <w:rPr>
          <w:rFonts w:ascii="Times New Roman" w:eastAsia="Times New Roman" w:hAnsi="Times New Roman" w:cs="Times New Roman"/>
          <w:sz w:val="24"/>
          <w:szCs w:val="24"/>
        </w:rPr>
        <w:t xml:space="preserve">, 177–190. </w:t>
      </w:r>
      <w:hyperlink r:id="rId10">
        <w:r>
          <w:rPr>
            <w:rFonts w:ascii="Times New Roman" w:eastAsia="Times New Roman" w:hAnsi="Times New Roman" w:cs="Times New Roman"/>
            <w:color w:val="1155CC"/>
            <w:sz w:val="24"/>
            <w:szCs w:val="24"/>
            <w:u w:val="single"/>
          </w:rPr>
          <w:t>https://doi.org/10.1016/j.isprsjprs.2016.09.008</w:t>
        </w:r>
      </w:hyperlink>
    </w:p>
    <w:p w14:paraId="587F647F" w14:textId="77777777" w:rsidR="00A60440" w:rsidRDefault="009E27DE">
      <w:pPr>
        <w:spacing w:before="240" w:after="240"/>
        <w:ind w:left="270" w:hanging="18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Hird, J.N. (2008). Noise Reduction for Time Series of the Normalized Difference Vegetation Index (NDVI): An Empirical Comparison of Selected Techniques. </w:t>
      </w:r>
      <w:r>
        <w:rPr>
          <w:rFonts w:ascii="Times New Roman" w:eastAsia="Times New Roman" w:hAnsi="Times New Roman" w:cs="Times New Roman"/>
          <w:i/>
          <w:sz w:val="24"/>
          <w:szCs w:val="24"/>
        </w:rPr>
        <w:t>University of Calgary</w:t>
      </w:r>
      <w:r>
        <w:rPr>
          <w:rFonts w:ascii="Times New Roman" w:eastAsia="Times New Roman" w:hAnsi="Times New Roman" w:cs="Times New Roman"/>
          <w:sz w:val="24"/>
          <w:szCs w:val="24"/>
        </w:rPr>
        <w:t>. Retrieved from</w:t>
      </w:r>
      <w:hyperlink r:id="rId11">
        <w:r>
          <w:rPr>
            <w:rFonts w:ascii="Times New Roman" w:eastAsia="Times New Roman" w:hAnsi="Times New Roman" w:cs="Times New Roman"/>
            <w:sz w:val="24"/>
            <w:szCs w:val="24"/>
          </w:rPr>
          <w:t xml:space="preserve"> </w:t>
        </w:r>
      </w:hyperlink>
      <w:hyperlink r:id="rId12">
        <w:r>
          <w:rPr>
            <w:rFonts w:ascii="Times New Roman" w:eastAsia="Times New Roman" w:hAnsi="Times New Roman" w:cs="Times New Roman"/>
            <w:color w:val="1155CC"/>
            <w:sz w:val="24"/>
            <w:szCs w:val="24"/>
            <w:u w:val="single"/>
          </w:rPr>
          <w:t>https://ucalgary.scholaris.ca/bitstreams/3579548c-42cf-4f0b-82d2-c4ec261667e0/download</w:t>
        </w:r>
        <w:r>
          <w:rPr>
            <w:rFonts w:ascii="Times New Roman" w:eastAsia="Times New Roman" w:hAnsi="Times New Roman" w:cs="Times New Roman"/>
            <w:color w:val="1155CC"/>
            <w:sz w:val="24"/>
            <w:szCs w:val="24"/>
            <w:u w:val="single"/>
          </w:rPr>
          <w:br/>
        </w:r>
      </w:hyperlink>
    </w:p>
    <w:p w14:paraId="587F6480" w14:textId="77777777" w:rsidR="00A60440" w:rsidRDefault="00A60440">
      <w:pPr>
        <w:ind w:left="720" w:hanging="180"/>
        <w:rPr>
          <w:rFonts w:ascii="Times New Roman" w:eastAsia="Times New Roman" w:hAnsi="Times New Roman" w:cs="Times New Roman"/>
          <w:sz w:val="24"/>
          <w:szCs w:val="24"/>
        </w:rPr>
      </w:pPr>
    </w:p>
    <w:sectPr w:rsidR="00A6044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ouis Longchamps" w:date="2025-08-18T11:10:00Z" w:initials="LL">
    <w:p w14:paraId="0A98F5C8" w14:textId="77777777" w:rsidR="00233030" w:rsidRDefault="00233030" w:rsidP="00233030">
      <w:r>
        <w:rPr>
          <w:rStyle w:val="CommentReference"/>
        </w:rPr>
        <w:annotationRef/>
      </w:r>
      <w:r>
        <w:rPr>
          <w:sz w:val="20"/>
          <w:szCs w:val="20"/>
        </w:rPr>
        <w:t>Add full name of company</w:t>
      </w:r>
    </w:p>
  </w:comment>
  <w:comment w:id="8" w:author="Louis Longchamps" w:date="2025-08-18T15:30:00Z" w:initials="LL">
    <w:p w14:paraId="4B6E6C2B" w14:textId="77777777" w:rsidR="00DD3002" w:rsidRDefault="00DD3002" w:rsidP="00DD3002">
      <w:r>
        <w:rPr>
          <w:rStyle w:val="CommentReference"/>
        </w:rPr>
        <w:annotationRef/>
      </w:r>
      <w:r>
        <w:rPr>
          <w:sz w:val="20"/>
          <w:szCs w:val="20"/>
        </w:rPr>
        <w:t>Hyperspectral refers more to a imagery that has continuous spectral data. Herte we only have the spectral signature of a point (aggregated surface). Please change throughout the document.</w:t>
      </w:r>
    </w:p>
  </w:comment>
  <w:comment w:id="24" w:author="Louis Longchamps" w:date="2025-08-18T15:31:00Z" w:initials="LL">
    <w:p w14:paraId="054757B3" w14:textId="77777777" w:rsidR="00E350AF" w:rsidRDefault="00E350AF" w:rsidP="00E350AF">
      <w:r>
        <w:rPr>
          <w:rStyle w:val="CommentReference"/>
        </w:rPr>
        <w:annotationRef/>
      </w:r>
      <w:r>
        <w:rPr>
          <w:sz w:val="20"/>
          <w:szCs w:val="20"/>
        </w:rPr>
        <w:t>It would have been good to have at least one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98F5C8" w15:done="0"/>
  <w15:commentEx w15:paraId="4B6E6C2B" w15:done="0"/>
  <w15:commentEx w15:paraId="054757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6C7190" w16cex:dateUtc="2025-08-18T15:10:00Z"/>
  <w16cex:commentExtensible w16cex:durableId="0FFFC95B" w16cex:dateUtc="2025-08-18T19:30:00Z"/>
  <w16cex:commentExtensible w16cex:durableId="7D3FE57A" w16cex:dateUtc="2025-08-18T1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98F5C8" w16cid:durableId="166C7190"/>
  <w16cid:commentId w16cid:paraId="4B6E6C2B" w16cid:durableId="0FFFC95B"/>
  <w16cid:commentId w16cid:paraId="054757B3" w16cid:durableId="7D3FE5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2D00"/>
    <w:multiLevelType w:val="multilevel"/>
    <w:tmpl w:val="1E108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4CE770F"/>
    <w:multiLevelType w:val="multilevel"/>
    <w:tmpl w:val="BE544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C7813E4"/>
    <w:multiLevelType w:val="multilevel"/>
    <w:tmpl w:val="77EAB2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C383BB7"/>
    <w:multiLevelType w:val="multilevel"/>
    <w:tmpl w:val="30989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24283481">
    <w:abstractNumId w:val="0"/>
  </w:num>
  <w:num w:numId="2" w16cid:durableId="675503883">
    <w:abstractNumId w:val="2"/>
  </w:num>
  <w:num w:numId="3" w16cid:durableId="20981313">
    <w:abstractNumId w:val="1"/>
  </w:num>
  <w:num w:numId="4" w16cid:durableId="11988816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uis Longchamps">
    <w15:presenceInfo w15:providerId="AD" w15:userId="S::ll928@cornell.edu::919faa06-ec54-4304-9523-c7332af218bd"/>
  </w15:person>
  <w15:person w15:author="Omkar Tekawade">
    <w15:presenceInfo w15:providerId="Windows Live" w15:userId="3d10e5f662b148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440"/>
    <w:rsid w:val="001B5C77"/>
    <w:rsid w:val="00233030"/>
    <w:rsid w:val="003A2D2E"/>
    <w:rsid w:val="003E32E0"/>
    <w:rsid w:val="00723487"/>
    <w:rsid w:val="00837B96"/>
    <w:rsid w:val="0085299E"/>
    <w:rsid w:val="009C6F26"/>
    <w:rsid w:val="009E27DE"/>
    <w:rsid w:val="00A22BD9"/>
    <w:rsid w:val="00A60440"/>
    <w:rsid w:val="00BB5B00"/>
    <w:rsid w:val="00C85603"/>
    <w:rsid w:val="00DD3002"/>
    <w:rsid w:val="00E247BC"/>
    <w:rsid w:val="00E35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F63C5"/>
  <w15:docId w15:val="{E69A3E2B-2CFE-3444-9F7D-3A4F62204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233030"/>
    <w:pPr>
      <w:spacing w:line="240" w:lineRule="auto"/>
    </w:pPr>
  </w:style>
  <w:style w:type="character" w:styleId="CommentReference">
    <w:name w:val="annotation reference"/>
    <w:basedOn w:val="DefaultParagraphFont"/>
    <w:uiPriority w:val="99"/>
    <w:semiHidden/>
    <w:unhideWhenUsed/>
    <w:rsid w:val="00233030"/>
    <w:rPr>
      <w:sz w:val="16"/>
      <w:szCs w:val="16"/>
    </w:rPr>
  </w:style>
  <w:style w:type="paragraph" w:styleId="CommentText">
    <w:name w:val="annotation text"/>
    <w:basedOn w:val="Normal"/>
    <w:link w:val="CommentTextChar"/>
    <w:uiPriority w:val="99"/>
    <w:semiHidden/>
    <w:unhideWhenUsed/>
    <w:rsid w:val="00233030"/>
    <w:pPr>
      <w:spacing w:line="240" w:lineRule="auto"/>
    </w:pPr>
    <w:rPr>
      <w:sz w:val="20"/>
      <w:szCs w:val="20"/>
    </w:rPr>
  </w:style>
  <w:style w:type="character" w:customStyle="1" w:styleId="CommentTextChar">
    <w:name w:val="Comment Text Char"/>
    <w:basedOn w:val="DefaultParagraphFont"/>
    <w:link w:val="CommentText"/>
    <w:uiPriority w:val="99"/>
    <w:semiHidden/>
    <w:rsid w:val="00233030"/>
    <w:rPr>
      <w:sz w:val="20"/>
      <w:szCs w:val="20"/>
    </w:rPr>
  </w:style>
  <w:style w:type="paragraph" w:styleId="CommentSubject">
    <w:name w:val="annotation subject"/>
    <w:basedOn w:val="CommentText"/>
    <w:next w:val="CommentText"/>
    <w:link w:val="CommentSubjectChar"/>
    <w:uiPriority w:val="99"/>
    <w:semiHidden/>
    <w:unhideWhenUsed/>
    <w:rsid w:val="00233030"/>
    <w:rPr>
      <w:b/>
      <w:bCs/>
    </w:rPr>
  </w:style>
  <w:style w:type="character" w:customStyle="1" w:styleId="CommentSubjectChar">
    <w:name w:val="Comment Subject Char"/>
    <w:basedOn w:val="CommentTextChar"/>
    <w:link w:val="CommentSubject"/>
    <w:uiPriority w:val="99"/>
    <w:semiHidden/>
    <w:rsid w:val="0023303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ucalgary.scholaris.ca/bitstreams/3579548c-42cf-4f0b-82d2-c4ec261667e0/download" TargetMode="Externa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ucalgary.scholaris.ca/bitstreams/3579548c-42cf-4f0b-82d2-c4ec261667e0/download" TargetMode="External"/><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hyperlink" Target="https://doi.org/10.1016/j.isprsjprs.2016.09.008" TargetMode="External"/><Relationship Id="rId4" Type="http://schemas.openxmlformats.org/officeDocument/2006/relationships/webSettings" Target="webSettings.xml"/><Relationship Id="rId9" Type="http://schemas.openxmlformats.org/officeDocument/2006/relationships/hyperlink" Target="https://doi.org/10.1007/s11676-020-01155-1"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3096</Words>
  <Characters>17651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Omkar Tekawade</cp:lastModifiedBy>
  <cp:revision>4</cp:revision>
  <dcterms:created xsi:type="dcterms:W3CDTF">2025-08-18T19:33:00Z</dcterms:created>
  <dcterms:modified xsi:type="dcterms:W3CDTF">2025-08-18T20:54:00Z</dcterms:modified>
</cp:coreProperties>
</file>